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02366" w14:textId="709EE6D1" w:rsidR="007F76DA"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Intact</w:t>
      </w:r>
      <w:r>
        <w:rPr>
          <w:b/>
        </w:rPr>
        <w:t xml:space="preserve"> </w:t>
      </w:r>
      <w:r w:rsidRPr="00065484">
        <w:rPr>
          <w:b/>
        </w:rPr>
        <w:t>Procedural Memory</w:t>
      </w:r>
      <w:r>
        <w:rPr>
          <w:b/>
        </w:rPr>
        <w:t xml:space="preserve"> and Impaired Auditory Statistical Learning</w:t>
      </w:r>
      <w:r w:rsidRPr="00065484">
        <w:rPr>
          <w:b/>
        </w:rPr>
        <w:t xml:space="preserve"> in Adults with Dyslexia</w:t>
      </w:r>
    </w:p>
    <w:p w14:paraId="7439D11A" w14:textId="394228A7" w:rsidR="00793D75" w:rsidRPr="00065484" w:rsidRDefault="00793D75">
      <w:pPr>
        <w:rPr>
          <w:b/>
        </w:rPr>
      </w:pPr>
    </w:p>
    <w:p w14:paraId="49487441"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0C7814ED" w14:textId="68F26B32" w:rsidR="001420B6" w:rsidRPr="00065484" w:rsidRDefault="001420B6">
      <w:pPr>
        <w:rPr>
          <w:b/>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Abstract</w:t>
      </w:r>
    </w:p>
    <w:p w14:paraId="52D0926D"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524F1ACA" w14:textId="77777777" w:rsidR="00F7657A" w:rsidRPr="0042271E" w:rsidRDefault="00F7657A" w:rsidP="00F7657A">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ins w:id="0" w:author="Author"/>
          <w:bCs/>
        </w:rPr>
      </w:pPr>
    </w:p>
    <w:p w14:paraId="3FC39E09" w14:textId="77777777" w:rsidR="00F7657A" w:rsidRPr="00065484" w:rsidRDefault="00F7657A" w:rsidP="004D7D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 w:author="Author"/>
          <w:bCs/>
        </w:rPr>
        <w:pPrChange w:id="2" w:author="Author">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PrChange>
      </w:pPr>
      <w:ins w:id="3" w:author="Author">
        <w:r w:rsidRPr="0042271E">
          <w:rPr>
            <w:bCs/>
          </w:rPr>
          <w:t xml:space="preserve">Developmental dyslexia is a reading disorder that is associated with atypical brain function. One neuropsychological theory posits that dyslexia </w:t>
        </w:r>
        <w:r>
          <w:rPr>
            <w:bCs/>
          </w:rPr>
          <w:t>reflects</w:t>
        </w:r>
        <w:r w:rsidRPr="0042271E">
          <w:rPr>
            <w:bCs/>
          </w:rPr>
          <w:t xml:space="preserve"> a deficit in the procedural memory system, which </w:t>
        </w:r>
        <w:r>
          <w:rPr>
            <w:bCs/>
          </w:rPr>
          <w:t>supports</w:t>
        </w:r>
        <w:r w:rsidRPr="0042271E">
          <w:rPr>
            <w:bCs/>
          </w:rPr>
          <w:t xml:space="preserve"> implicit learning, or the acquisition of knowledge without conscious awareness or intention. This study investigated various forms of procedural learning in adults with dyslexia and typically-reading adults.</w:t>
        </w:r>
        <w:r>
          <w:rPr>
            <w:bCs/>
          </w:rPr>
          <w:t xml:space="preserve"> </w:t>
        </w:r>
        <w:r w:rsidRPr="00065484">
          <w:rPr>
            <w:bCs/>
          </w:rPr>
          <w:t>Adults with dyslexia exhibited typical</w:t>
        </w:r>
        <w:r>
          <w:rPr>
            <w:bCs/>
          </w:rPr>
          <w:t xml:space="preserve"> skill</w:t>
        </w:r>
        <w:r w:rsidRPr="00065484">
          <w:rPr>
            <w:bCs/>
          </w:rPr>
          <w:t xml:space="preserve"> learning on mirror tracing and rotary pursuit </w:t>
        </w:r>
        <w:r>
          <w:rPr>
            <w:bCs/>
          </w:rPr>
          <w:t>tasks</w:t>
        </w:r>
        <w:r w:rsidRPr="00065484">
          <w:rPr>
            <w:bCs/>
          </w:rPr>
          <w:t xml:space="preserve"> 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single-word reading performance across all participants and within the group with dyslexia, linking a major difficulty in dyslexia with impaired auditory statistical learning. These findings dissociate multiple forms of procedural memory that are intact in dyslexia from a specific impairment in auditory statistical learning that is associated with reading difficulty.</w:t>
        </w:r>
      </w:ins>
    </w:p>
    <w:p w14:paraId="268E44C1" w14:textId="68EC74F0" w:rsidR="00793D75" w:rsidRPr="00065484" w:rsidDel="00F7657A"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del w:id="4" w:author="Author"/>
          <w:bCs/>
        </w:rPr>
      </w:pPr>
      <w:del w:id="5" w:author="Author">
        <w:r w:rsidRPr="00065484" w:rsidDel="00F7657A">
          <w:rPr>
            <w:bCs/>
          </w:rPr>
          <w:delText xml:space="preserve">Developmental dyslexia is characterized by reading difficulty and is known to be associated with atypical brain functions. </w:delText>
        </w:r>
      </w:del>
      <w:ins w:id="6" w:author="Author">
        <w:del w:id="7" w:author="Author">
          <w:r w:rsidR="00D64753" w:rsidRPr="00D64753" w:rsidDel="00F7657A">
            <w:rPr>
              <w:bCs/>
            </w:rPr>
            <w:delText>One neuropsychological theory of dyslexia posits that dyslexia reflects a deficit in procedural memory system, which supports multiple forms of implicit learning, acquisition of knowledge without conscious awareness or intention</w:delText>
          </w:r>
          <w:r w:rsidR="00D64753" w:rsidDel="00F7657A">
            <w:rPr>
              <w:bCs/>
            </w:rPr>
            <w:delText>.</w:delText>
          </w:r>
        </w:del>
      </w:ins>
      <w:del w:id="8" w:author="Author">
        <w:r w:rsidRPr="00065484" w:rsidDel="00F7657A">
          <w:rPr>
            <w:bCs/>
          </w:rPr>
          <w:delText xml:space="preserve">One neuropsychological theory of dyslexia posits that dyslexia reflects a deficit in procedural memory (learning that is independent of the brain structures that support declarative or explicit memory). Here we examined multiple forms of </w:delText>
        </w:r>
        <w:r w:rsidR="00FD267A" w:rsidRPr="00065484" w:rsidDel="00F7657A">
          <w:rPr>
            <w:bCs/>
          </w:rPr>
          <w:delText xml:space="preserve">procedural-learning related tasks </w:delText>
        </w:r>
        <w:r w:rsidRPr="00065484" w:rsidDel="00F7657A">
          <w:rPr>
            <w:bCs/>
          </w:rPr>
          <w:delText>in adults with developmental dyslexia</w:delText>
        </w:r>
        <w:r w:rsidR="00524834" w:rsidRPr="00065484" w:rsidDel="00F7657A">
          <w:rPr>
            <w:bCs/>
          </w:rPr>
          <w:delText xml:space="preserve"> and typically-reading adults</w:delText>
        </w:r>
        <w:r w:rsidRPr="00065484" w:rsidDel="00F7657A">
          <w:rPr>
            <w:bCs/>
          </w:rPr>
          <w:delText xml:space="preserve">. Adults with dyslexia exhibited typical learning on two </w:delText>
        </w:r>
        <w:r w:rsidR="00714872" w:rsidDel="00F7657A">
          <w:rPr>
            <w:bCs/>
          </w:rPr>
          <w:delText>skill-learning</w:delText>
        </w:r>
        <w:r w:rsidRPr="00065484" w:rsidDel="00F7657A">
          <w:rPr>
            <w:bCs/>
          </w:rPr>
          <w:delText xml:space="preserve"> tasks </w:delText>
        </w:r>
        <w:r w:rsidR="00524834" w:rsidRPr="00065484" w:rsidDel="00F7657A">
          <w:rPr>
            <w:bCs/>
          </w:rPr>
          <w:delText xml:space="preserve">-- mirror tracing and rotary pursuit -- </w:delText>
        </w:r>
        <w:r w:rsidRPr="00065484" w:rsidDel="00F7657A">
          <w:rPr>
            <w:bCs/>
          </w:rPr>
          <w:delText xml:space="preserve">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single-word reading (decoding) performance across all participants and within the group with dyslexia, linking </w:delText>
        </w:r>
        <w:r w:rsidR="000C59FA" w:rsidRPr="00065484" w:rsidDel="00F7657A">
          <w:rPr>
            <w:bCs/>
          </w:rPr>
          <w:delText>a</w:delText>
        </w:r>
        <w:r w:rsidRPr="00065484" w:rsidDel="00F7657A">
          <w:rPr>
            <w:bCs/>
          </w:rPr>
          <w:delText xml:space="preserve"> major difficulty in dyslexia with impaired auditory statistical learning. These findings dissociate multiple forms of procedural memory that are intact in dyslexia from a specific impairment in auditory statistical learning that is associated with reading difficulty.</w:delText>
        </w:r>
      </w:del>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Key</w:t>
      </w:r>
      <w:r w:rsidR="00BC2A51" w:rsidRPr="00065484">
        <w:rPr>
          <w:bCs/>
        </w:rPr>
        <w:t>w</w:t>
      </w:r>
      <w:r w:rsidRPr="00065484">
        <w:rPr>
          <w:bCs/>
        </w:rPr>
        <w:t>ords: dyslexia, procedural memory, statistical learning, mirror tracing, rotary pursuit</w:t>
      </w:r>
    </w:p>
    <w:p w14:paraId="0EED08BC" w14:textId="34882FA9" w:rsidR="00793D75" w:rsidRPr="00065484" w:rsidRDefault="00793D75">
      <w:r w:rsidRPr="00065484">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pPr>
    </w:p>
    <w:p w14:paraId="54E79071" w14:textId="373E8D6B" w:rsidR="002703C6" w:rsidRPr="00065484" w:rsidRDefault="00AE3ED2"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t>Introduction</w:t>
      </w: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9" w:author="Author"/>
          <w:color w:val="333333"/>
        </w:rPr>
      </w:pPr>
      <w:r w:rsidRPr="00065484">
        <w:rPr>
          <w:color w:val="333333"/>
        </w:rPr>
        <w:tab/>
      </w:r>
    </w:p>
    <w:p w14:paraId="2515F661"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Developmental dyslexia is characterized by inaccurate and dysfluent reading. Although individuals with dyslexia most consistently demonstrate difficulties with storing, retrieving, and/or manipulating phonological representations </w:t>
      </w:r>
      <w:r w:rsidRPr="00065484">
        <w:rPr>
          <w:color w:val="333333"/>
        </w:rPr>
        <w:fldChar w:fldCharType="begin"/>
      </w:r>
      <w:r w:rsidRPr="00065484">
        <w:rPr>
          <w:color w:val="333333"/>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color w:val="333333"/>
        </w:rPr>
        <w:fldChar w:fldCharType="separate"/>
      </w:r>
      <w:r w:rsidRPr="00065484">
        <w:rPr>
          <w:noProof/>
          <w:color w:val="333333"/>
        </w:rPr>
        <w:t>(Brady et al., 1983; Shankweiler et al., 1979; Snowling, 2000; Stanovich &amp; Siegel, 1994; Vellutino et al., 1994)</w:t>
      </w:r>
      <w:r w:rsidRPr="00065484">
        <w:rPr>
          <w:color w:val="333333"/>
        </w:rPr>
        <w:fldChar w:fldCharType="end"/>
      </w:r>
      <w:r w:rsidRPr="00065484">
        <w:rPr>
          <w:color w:val="333333"/>
        </w:rPr>
        <w:t xml:space="preserve">, a range of non-linguistic deficits in the motor and perceptual domains have also been reported for this population </w:t>
      </w:r>
      <w:r w:rsidRPr="00065484">
        <w:rPr>
          <w:color w:val="333333"/>
        </w:rPr>
        <w:fldChar w:fldCharType="begin"/>
      </w:r>
      <w:r w:rsidRPr="00065484">
        <w:rPr>
          <w:color w:val="333333"/>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color w:val="333333"/>
        </w:rPr>
        <w:fldChar w:fldCharType="separate"/>
      </w:r>
      <w:r w:rsidRPr="00065484">
        <w:rPr>
          <w:noProof/>
          <w:color w:val="333333"/>
        </w:rPr>
        <w:t>(for reviews see Folia et al., 2008; Lum et al., 2013; Nicolson &amp; Fawcett, 2019; West et al., 2021)</w:t>
      </w:r>
      <w:r w:rsidRPr="00065484">
        <w:rPr>
          <w:color w:val="333333"/>
        </w:rPr>
        <w:fldChar w:fldCharType="end"/>
      </w:r>
      <w:r w:rsidRPr="00065484">
        <w:rPr>
          <w:color w:val="333333"/>
        </w:rPr>
        <w:t xml:space="preserve">. Multiple theories have been developed to explain the neurocognitive underpinnings of dyslexia. One hypothesis proposes that dyslexia is caused by deficits in </w:t>
      </w:r>
      <w:r w:rsidRPr="0076529B">
        <w:rPr>
          <w:i/>
          <w:iCs/>
          <w:color w:val="333333"/>
        </w:rPr>
        <w:t>implicit learning</w:t>
      </w:r>
      <w:r w:rsidRPr="00065484">
        <w:rPr>
          <w:color w:val="333333"/>
        </w:rPr>
        <w:t xml:space="preserve">, which is critically involved in extracting and learning the sequential or distributional regularities in language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065484">
        <w:rPr>
          <w:color w:val="333333"/>
        </w:rPr>
        <w:t>.</w:t>
      </w:r>
      <w:r>
        <w:rPr>
          <w:color w:val="333333"/>
        </w:rPr>
        <w:t xml:space="preserve"> Implicit learning refers to </w:t>
      </w:r>
      <w:r w:rsidRPr="00D72F99">
        <w:rPr>
          <w:color w:val="333333"/>
        </w:rPr>
        <w:t>the acquisition of knowledge without conscious awareness or intention</w:t>
      </w:r>
      <w:r>
        <w:rPr>
          <w:color w:val="333333"/>
        </w:rPr>
        <w:t xml:space="preserve"> and is thought to rely on the procedural memory system </w:t>
      </w:r>
      <w:r w:rsidRPr="00065484">
        <w:rPr>
          <w:color w:val="333333"/>
        </w:rPr>
        <w:t>(or “knowing how”)</w:t>
      </w:r>
      <w:r>
        <w:rPr>
          <w:color w:val="333333"/>
        </w:rPr>
        <w:t xml:space="preserve"> </w:t>
      </w:r>
      <w:r w:rsidRPr="00065484">
        <w:rPr>
          <w:color w:val="333333"/>
        </w:rPr>
        <w:fldChar w:fldCharType="begin"/>
      </w:r>
      <w:r w:rsidRPr="00065484">
        <w:rPr>
          <w:color w:val="333333"/>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color w:val="333333"/>
        </w:rPr>
        <w:fldChar w:fldCharType="separate"/>
      </w:r>
      <w:r w:rsidRPr="00065484">
        <w:rPr>
          <w:noProof/>
          <w:color w:val="333333"/>
        </w:rPr>
        <w:t>Berry et al., 1993; Christiansen, 2019; Perruchet &amp; Pacton, 2006; Shanks, 2005)</w:t>
      </w:r>
      <w:r w:rsidRPr="00065484">
        <w:rPr>
          <w:color w:val="333333"/>
        </w:rPr>
        <w:fldChar w:fldCharType="end"/>
      </w:r>
      <w:r w:rsidRPr="00065484">
        <w:rPr>
          <w:color w:val="333333"/>
        </w:rPr>
        <w:t>.</w:t>
      </w:r>
      <w:r>
        <w:rPr>
          <w:color w:val="333333"/>
        </w:rPr>
        <w:t xml:space="preserve">  One form of implicit learning is </w:t>
      </w:r>
      <w:r w:rsidRPr="0076529B">
        <w:rPr>
          <w:i/>
          <w:iCs/>
          <w:color w:val="333333"/>
        </w:rPr>
        <w:t>procedural memory</w:t>
      </w:r>
      <w:r>
        <w:rPr>
          <w:i/>
          <w:iCs/>
          <w:color w:val="333333"/>
        </w:rPr>
        <w:t>.</w:t>
      </w:r>
      <w:r>
        <w:rPr>
          <w:color w:val="333333"/>
        </w:rPr>
        <w:t xml:space="preserve"> </w:t>
      </w:r>
      <w:r w:rsidRPr="00065484">
        <w:rPr>
          <w:color w:val="333333"/>
        </w:rPr>
        <w:t xml:space="preserve">In contrast to declarative memory, </w:t>
      </w:r>
      <w:r w:rsidRPr="00C538AD">
        <w:rPr>
          <w:color w:val="333333"/>
        </w:rPr>
        <w:t>which encompasses conscious recall of facts and events (or "knowing that"), procedural memory involves the unconscious acquisition of skills, rules, or patterned regularities in stimuli</w:t>
      </w:r>
      <w:r>
        <w:rPr>
          <w:color w:val="333333"/>
        </w:rPr>
        <w:t xml:space="preserve"> </w:t>
      </w:r>
      <w:r w:rsidRPr="00C538AD">
        <w:rPr>
          <w:color w:val="333333"/>
        </w:rPr>
        <w:t>(Cohen &amp; Squire, 1980</w:t>
      </w:r>
      <w:r>
        <w:rPr>
          <w:color w:val="333333"/>
        </w:rPr>
        <w:t xml:space="preserve">). </w:t>
      </w:r>
      <w:r w:rsidRPr="00065484">
        <w:rPr>
          <w:color w:val="333333"/>
        </w:rPr>
        <w:t xml:space="preserve">The </w:t>
      </w:r>
      <w:r>
        <w:rPr>
          <w:color w:val="333333"/>
        </w:rPr>
        <w:t>implicit learning</w:t>
      </w:r>
      <w:r w:rsidRPr="00065484">
        <w:rPr>
          <w:color w:val="333333"/>
        </w:rPr>
        <w:t xml:space="preserve"> deficit hypothesis is supported by the high rates of comorbidity of dyslexia with other disorders </w:t>
      </w:r>
      <w:r w:rsidRPr="00065484">
        <w:rPr>
          <w:color w:val="333333"/>
        </w:rPr>
        <w:fldChar w:fldCharType="begin"/>
      </w:r>
      <w:r w:rsidRPr="00065484">
        <w:rPr>
          <w:color w:val="333333"/>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color w:val="333333"/>
        </w:rPr>
        <w:fldChar w:fldCharType="separate"/>
      </w:r>
      <w:r w:rsidRPr="00065484">
        <w:rPr>
          <w:noProof/>
          <w:color w:val="333333"/>
        </w:rPr>
        <w:t>(Boada et al., 2012; Ramus, 2003; Wimmer et al., 1999)</w:t>
      </w:r>
      <w:r w:rsidRPr="00065484">
        <w:rPr>
          <w:color w:val="333333"/>
        </w:rPr>
        <w:fldChar w:fldCharType="end"/>
      </w:r>
      <w:r w:rsidRPr="00065484">
        <w:rPr>
          <w:color w:val="333333"/>
        </w:rPr>
        <w:t xml:space="preserve">, suggesting a broad deficit in learning that extends beyond the language system. In the current study, we tested for the presence of </w:t>
      </w:r>
      <w:r>
        <w:rPr>
          <w:color w:val="333333"/>
        </w:rPr>
        <w:t xml:space="preserve">broad or </w:t>
      </w:r>
      <w:r w:rsidRPr="00065484">
        <w:rPr>
          <w:color w:val="333333"/>
        </w:rPr>
        <w:t xml:space="preserve">domain-general </w:t>
      </w:r>
      <w:r>
        <w:rPr>
          <w:color w:val="333333"/>
        </w:rPr>
        <w:t xml:space="preserve">implicit learning </w:t>
      </w:r>
      <w:r w:rsidRPr="00065484">
        <w:rPr>
          <w:color w:val="333333"/>
        </w:rPr>
        <w:t>deficits in developmental dyslexia in adults.</w:t>
      </w:r>
    </w:p>
    <w:p w14:paraId="5699B7DC" w14:textId="77777777" w:rsidR="00252075" w:rsidRPr="001E31A7"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Pr>
          <w:i/>
          <w:iCs/>
          <w:color w:val="333333"/>
        </w:rPr>
        <w:tab/>
        <w:t>Skill</w:t>
      </w:r>
      <w:r w:rsidRPr="003C3D39">
        <w:rPr>
          <w:i/>
          <w:iCs/>
          <w:color w:val="333333"/>
        </w:rPr>
        <w:t xml:space="preserve"> learning</w:t>
      </w:r>
      <w:r>
        <w:rPr>
          <w:color w:val="333333"/>
        </w:rPr>
        <w:t xml:space="preserve"> is a form of implicit learning </w:t>
      </w:r>
      <w:r w:rsidRPr="00F148C0">
        <w:rPr>
          <w:color w:val="333333"/>
        </w:rPr>
        <w:t xml:space="preserve">that involves the acquisition of </w:t>
      </w:r>
      <w:r>
        <w:rPr>
          <w:color w:val="333333"/>
        </w:rPr>
        <w:t>perceptual-</w:t>
      </w:r>
      <w:r w:rsidRPr="00F148C0">
        <w:rPr>
          <w:color w:val="333333"/>
        </w:rPr>
        <w:t>motor skills through practice and feedback</w:t>
      </w:r>
      <w:r>
        <w:rPr>
          <w:color w:val="333333"/>
        </w:rPr>
        <w:t xml:space="preserve"> and relies on the procedural memory system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F148C0">
        <w:rPr>
          <w:color w:val="333333"/>
        </w:rPr>
        <w:t>. Tasks such as serial reaction time (SRT), mirror tracing, and rotary pursuit are often used to measure skill</w:t>
      </w:r>
      <w:r>
        <w:rPr>
          <w:color w:val="333333"/>
        </w:rPr>
        <w:t xml:space="preserve"> </w:t>
      </w:r>
      <w:r w:rsidRPr="00F148C0">
        <w:rPr>
          <w:color w:val="333333"/>
        </w:rPr>
        <w:t xml:space="preserve">learning. These tasks involve explicit feedback to guide performance but do not rely on prior knowledge or conscious awareness of the skill being learned. </w:t>
      </w:r>
      <w:r>
        <w:rPr>
          <w:color w:val="333333"/>
        </w:rPr>
        <w:t>In support of the neural dissociation</w:t>
      </w:r>
      <w:r w:rsidRPr="00FF5ADE">
        <w:rPr>
          <w:color w:val="333333"/>
        </w:rPr>
        <w:t xml:space="preserve"> </w:t>
      </w:r>
      <w:r w:rsidRPr="00452DD1">
        <w:rPr>
          <w:color w:val="333333"/>
        </w:rPr>
        <w:t>of the procedural memory system from the declarative system</w:t>
      </w:r>
      <w:r>
        <w:rPr>
          <w:color w:val="333333"/>
        </w:rPr>
        <w:t>, a</w:t>
      </w:r>
      <w:r w:rsidRPr="00452DD1">
        <w:rPr>
          <w:color w:val="333333"/>
        </w:rPr>
        <w:t xml:space="preserve">mnesic patients with severe impairments in declarative memory show intact skill learning but impaired declarative memory for the episodes during which </w:t>
      </w:r>
      <w:r w:rsidRPr="00452DD1">
        <w:rPr>
          <w:color w:val="333333"/>
        </w:rPr>
        <w:lastRenderedPageBreak/>
        <w:t>they learned the skills</w:t>
      </w:r>
      <w:r>
        <w:rPr>
          <w:color w:val="333333"/>
        </w:rPr>
        <w:t xml:space="preserve"> </w:t>
      </w:r>
      <w:r w:rsidRPr="00065484">
        <w:rPr>
          <w:color w:val="333333"/>
        </w:rPr>
        <w:fldChar w:fldCharType="begin"/>
      </w:r>
      <w:r w:rsidRPr="00065484">
        <w:rPr>
          <w:color w:val="333333"/>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color w:val="333333"/>
        </w:rPr>
        <w:fldChar w:fldCharType="separate"/>
      </w:r>
      <w:r w:rsidRPr="00065484">
        <w:rPr>
          <w:noProof/>
          <w:color w:val="333333"/>
        </w:rPr>
        <w:t>(Cohen &amp; Squire, 1980)</w:t>
      </w:r>
      <w:r w:rsidRPr="00065484">
        <w:rPr>
          <w:color w:val="333333"/>
        </w:rPr>
        <w:fldChar w:fldCharType="end"/>
      </w:r>
      <w:r w:rsidRPr="00452DD1">
        <w:rPr>
          <w:color w:val="333333"/>
        </w:rPr>
        <w:t xml:space="preserve">. </w:t>
      </w:r>
      <w:r w:rsidRPr="00065484">
        <w:rPr>
          <w:color w:val="333333"/>
        </w:rPr>
        <w:t xml:space="preserve">Research with neurological patient groups has suggested that </w:t>
      </w:r>
      <w:r>
        <w:rPr>
          <w:color w:val="333333"/>
        </w:rPr>
        <w:t xml:space="preserve">different forms of skill learning </w:t>
      </w:r>
      <w:r w:rsidRPr="00065484">
        <w:rPr>
          <w:color w:val="333333"/>
        </w:rPr>
        <w:t>have different neural substrates</w:t>
      </w:r>
      <w:r>
        <w:rPr>
          <w:color w:val="333333"/>
        </w:rPr>
        <w:t xml:space="preserve">. For example, </w:t>
      </w:r>
      <w:r w:rsidRPr="00065484">
        <w:rPr>
          <w:color w:val="333333"/>
        </w:rPr>
        <w:t xml:space="preserve">rotary pursuit is dependent on the basal ganglia </w:t>
      </w:r>
      <w:r w:rsidRPr="00065484">
        <w:rPr>
          <w:color w:val="333333"/>
        </w:rPr>
        <w:fldChar w:fldCharType="begin"/>
      </w:r>
      <w:r w:rsidRPr="00065484">
        <w:rPr>
          <w:color w:val="333333"/>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1997; Heindel et al., 1989)</w:t>
      </w:r>
      <w:r w:rsidRPr="00065484">
        <w:rPr>
          <w:color w:val="333333"/>
        </w:rPr>
        <w:fldChar w:fldCharType="end"/>
      </w:r>
      <w:r w:rsidRPr="00065484">
        <w:rPr>
          <w:color w:val="333333"/>
        </w:rPr>
        <w:t xml:space="preserve"> and mirror tracing is dependent on the cerebellum </w:t>
      </w:r>
      <w:r w:rsidRPr="00065484">
        <w:rPr>
          <w:color w:val="333333"/>
        </w:rPr>
        <w:fldChar w:fldCharType="begin"/>
      </w:r>
      <w:r w:rsidRPr="00065484">
        <w:rPr>
          <w:color w:val="333333"/>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color w:val="333333"/>
        </w:rPr>
        <w:fldChar w:fldCharType="separate"/>
      </w:r>
      <w:r w:rsidRPr="00065484">
        <w:rPr>
          <w:noProof/>
          <w:color w:val="333333"/>
        </w:rPr>
        <w:t>(Laforce Jr &amp; Doyon, 2001)</w:t>
      </w:r>
      <w:r w:rsidRPr="00065484">
        <w:rPr>
          <w:color w:val="333333"/>
        </w:rPr>
        <w:fldChar w:fldCharType="end"/>
      </w:r>
      <w:r w:rsidRPr="00065484">
        <w:rPr>
          <w:color w:val="333333"/>
        </w:rPr>
        <w:t xml:space="preserve">. </w:t>
      </w:r>
    </w:p>
    <w:p w14:paraId="622F5DD8"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Pr>
          <w:color w:val="333333"/>
        </w:rPr>
        <w:tab/>
      </w:r>
      <w:r w:rsidRPr="00065484">
        <w:rPr>
          <w:i/>
          <w:iCs/>
          <w:color w:val="333333"/>
        </w:rPr>
        <w:t>Statistical learning</w:t>
      </w:r>
      <w:r w:rsidRPr="00065484">
        <w:rPr>
          <w:color w:val="333333"/>
        </w:rPr>
        <w:t xml:space="preserve"> </w:t>
      </w:r>
      <w:r w:rsidRPr="00065484">
        <w:rPr>
          <w:i/>
          <w:iCs/>
          <w:color w:val="333333"/>
        </w:rPr>
        <w:t>(SL)</w:t>
      </w:r>
      <w:r w:rsidRPr="00065484">
        <w:rPr>
          <w:color w:val="333333"/>
        </w:rPr>
        <w:t xml:space="preserve"> is </w:t>
      </w:r>
      <w:r>
        <w:rPr>
          <w:color w:val="333333"/>
        </w:rPr>
        <w:t>another</w:t>
      </w:r>
      <w:r w:rsidRPr="00065484">
        <w:rPr>
          <w:color w:val="333333"/>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color w:val="333333"/>
        </w:rPr>
        <w:fldChar w:fldCharType="begin"/>
      </w:r>
      <w:r w:rsidRPr="00065484">
        <w:rPr>
          <w:color w:val="333333"/>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color w:val="333333"/>
        </w:rPr>
        <w:fldChar w:fldCharType="separate"/>
      </w:r>
      <w:r w:rsidRPr="00065484">
        <w:rPr>
          <w:noProof/>
          <w:color w:val="333333"/>
        </w:rPr>
        <w:t>(Bogaerts et al., 2020; Conway, 2020; Frost et al., 2019; Thiessen, 2017)</w:t>
      </w:r>
      <w:r w:rsidRPr="00065484">
        <w:rPr>
          <w:color w:val="333333"/>
        </w:rPr>
        <w:fldChar w:fldCharType="end"/>
      </w:r>
      <w:r w:rsidRPr="00065484">
        <w:rPr>
          <w:color w:val="333333"/>
        </w:rPr>
        <w:t>, including category learning,</w:t>
      </w:r>
      <w:r>
        <w:rPr>
          <w:color w:val="333333"/>
        </w:rPr>
        <w:t xml:space="preserve"> </w:t>
      </w:r>
      <w:r w:rsidRPr="00065484">
        <w:rPr>
          <w:color w:val="333333"/>
        </w:rPr>
        <w:t xml:space="preserve">artificial grammar learning, and embedded pattern learning. However, the relative contributions of declarative and procedural memory to most SL tasks are largely unknown </w:t>
      </w:r>
      <w:r w:rsidRPr="00065484">
        <w:rPr>
          <w:color w:val="333333"/>
        </w:rPr>
        <w:fldChar w:fldCharType="begin"/>
      </w:r>
      <w:r w:rsidRPr="00065484">
        <w:rPr>
          <w:color w:val="333333"/>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color w:val="333333"/>
        </w:rPr>
        <w:fldChar w:fldCharType="separate"/>
      </w:r>
      <w:r w:rsidRPr="00065484">
        <w:rPr>
          <w:noProof/>
          <w:color w:val="333333"/>
        </w:rPr>
        <w:t>(Conway, 2020; Frost et al., 2015)</w:t>
      </w:r>
      <w:r w:rsidRPr="00065484">
        <w:rPr>
          <w:color w:val="333333"/>
        </w:rPr>
        <w:fldChar w:fldCharType="end"/>
      </w:r>
      <w:r w:rsidRPr="00065484">
        <w:rPr>
          <w:color w:val="333333"/>
        </w:rPr>
        <w:t xml:space="preserve">. There are mixed findings with a few patients with memory disorders that may reflect either variation in SL paradigms, patient abilities, or both </w:t>
      </w:r>
      <w:r w:rsidRPr="00065484">
        <w:rPr>
          <w:color w:val="333333"/>
        </w:rPr>
        <w:fldChar w:fldCharType="begin"/>
      </w:r>
      <w:r w:rsidRPr="00065484">
        <w:rPr>
          <w:color w:val="333333"/>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color w:val="333333"/>
        </w:rPr>
        <w:fldChar w:fldCharType="separate"/>
      </w:r>
      <w:r w:rsidRPr="00065484">
        <w:rPr>
          <w:noProof/>
          <w:color w:val="333333"/>
        </w:rPr>
        <w:t>(Cerreta et al., 2018; Covington et al., 2018; Schapiro et al., 2014)</w:t>
      </w:r>
      <w:r w:rsidRPr="00065484">
        <w:rPr>
          <w:color w:val="333333"/>
        </w:rPr>
        <w:fldChar w:fldCharType="end"/>
      </w:r>
      <w:r w:rsidRPr="00065484">
        <w:rPr>
          <w:color w:val="333333"/>
        </w:rPr>
        <w:t xml:space="preserve">. Neuroimaging findings have revealed </w:t>
      </w:r>
      <w:r>
        <w:rPr>
          <w:color w:val="333333"/>
        </w:rPr>
        <w:t xml:space="preserve">the involvement of both the </w:t>
      </w:r>
      <w:r w:rsidRPr="00065484">
        <w:rPr>
          <w:color w:val="333333"/>
        </w:rPr>
        <w:t xml:space="preserve">basal ganglia </w:t>
      </w:r>
      <w:r w:rsidRPr="00065484">
        <w:rPr>
          <w:color w:val="333333"/>
        </w:rPr>
        <w:fldChar w:fldCharType="begin"/>
      </w:r>
      <w:r w:rsidRPr="00065484">
        <w:rPr>
          <w:color w:val="333333"/>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color w:val="333333"/>
        </w:rPr>
        <w:fldChar w:fldCharType="separate"/>
      </w:r>
      <w:r w:rsidRPr="00065484">
        <w:rPr>
          <w:noProof/>
          <w:color w:val="333333"/>
        </w:rPr>
        <w:t>(Karuza et al., 2013; McNealy et al., 2006; Willingham et al., 2002; see Conway &amp; Pisoni, 2008 for a review)</w:t>
      </w:r>
      <w:r w:rsidRPr="00065484">
        <w:rPr>
          <w:color w:val="333333"/>
        </w:rPr>
        <w:fldChar w:fldCharType="end"/>
      </w:r>
      <w:r>
        <w:rPr>
          <w:color w:val="333333"/>
        </w:rPr>
        <w:t xml:space="preserve"> and</w:t>
      </w:r>
      <w:r w:rsidRPr="00065484">
        <w:rPr>
          <w:color w:val="333333"/>
        </w:rPr>
        <w:t xml:space="preserve"> the hippocampus</w:t>
      </w:r>
      <w:r w:rsidRPr="00340658">
        <w:rPr>
          <w:color w:val="333333"/>
        </w:rPr>
        <w:t xml:space="preserve"> </w:t>
      </w:r>
      <w:r w:rsidRPr="00065484">
        <w:rPr>
          <w:color w:val="333333"/>
        </w:rPr>
        <w:fldChar w:fldCharType="begin"/>
      </w:r>
      <w:r w:rsidRPr="00065484">
        <w:rPr>
          <w:color w:val="333333"/>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color w:val="333333"/>
        </w:rPr>
        <w:fldChar w:fldCharType="separate"/>
      </w:r>
      <w:r w:rsidRPr="00065484">
        <w:rPr>
          <w:noProof/>
          <w:color w:val="333333"/>
        </w:rPr>
        <w:t>(Schapiro et al., 2012; Tang et al., 2022; Wammes et al., 2022)</w:t>
      </w:r>
      <w:r w:rsidRPr="00065484">
        <w:rPr>
          <w:color w:val="333333"/>
        </w:rPr>
        <w:fldChar w:fldCharType="end"/>
      </w:r>
      <w:r>
        <w:rPr>
          <w:color w:val="333333"/>
        </w:rPr>
        <w:t xml:space="preserve"> </w:t>
      </w:r>
      <w:r w:rsidRPr="00065484">
        <w:rPr>
          <w:color w:val="333333"/>
        </w:rPr>
        <w:t xml:space="preserve">across </w:t>
      </w:r>
      <w:r>
        <w:rPr>
          <w:color w:val="333333"/>
        </w:rPr>
        <w:t>in</w:t>
      </w:r>
      <w:r w:rsidRPr="00065484">
        <w:rPr>
          <w:color w:val="333333"/>
        </w:rPr>
        <w:t xml:space="preserve"> SL </w:t>
      </w:r>
      <w:r>
        <w:rPr>
          <w:color w:val="333333"/>
        </w:rPr>
        <w:t>tasks.</w:t>
      </w:r>
    </w:p>
    <w:p w14:paraId="4E300906" w14:textId="51AB1EAB" w:rsidR="00252075" w:rsidRPr="00065484" w:rsidRDefault="00252075" w:rsidP="00252075">
      <w:pPr>
        <w:spacing w:line="360" w:lineRule="auto"/>
        <w:ind w:firstLine="720"/>
        <w:jc w:val="both"/>
        <w:rPr>
          <w:color w:val="212121"/>
          <w:lang w:bidi="ar-SA"/>
        </w:rPr>
      </w:pPr>
      <w:r w:rsidRPr="00065484">
        <w:rPr>
          <w:color w:val="333333"/>
        </w:rPr>
        <w:t xml:space="preserve">There are multiple reports of both intact and impaired </w:t>
      </w:r>
      <w:r>
        <w:rPr>
          <w:color w:val="333333"/>
        </w:rPr>
        <w:t xml:space="preserve">implicit </w:t>
      </w:r>
      <w:r w:rsidRPr="00065484">
        <w:rPr>
          <w:color w:val="333333"/>
        </w:rPr>
        <w:t>learning in dyslexia</w:t>
      </w:r>
      <w:r>
        <w:rPr>
          <w:color w:val="333333"/>
        </w:rPr>
        <w:t xml:space="preserve">. Regarding skill learning, the most common paradigm used with individuals with dyslexia is the </w:t>
      </w:r>
      <w:r w:rsidRPr="00065484">
        <w:rPr>
          <w:color w:val="333333"/>
        </w:rPr>
        <w:t>SRT</w:t>
      </w:r>
      <w:r>
        <w:rPr>
          <w:color w:val="333333"/>
        </w:rPr>
        <w:t xml:space="preserve">. </w:t>
      </w:r>
      <w:r w:rsidRPr="00065484">
        <w:rPr>
          <w:color w:val="333333"/>
        </w:rPr>
        <w:t xml:space="preserve">SRT is a </w:t>
      </w:r>
      <w:del w:id="10" w:author="Author">
        <w:r w:rsidRPr="00065484" w:rsidDel="00F775A8">
          <w:rPr>
            <w:color w:val="333333"/>
          </w:rPr>
          <w:delText>spatio</w:delText>
        </w:r>
      </w:del>
      <w:ins w:id="11" w:author="Author">
        <w:r w:rsidR="00F775A8" w:rsidRPr="00065484">
          <w:rPr>
            <w:color w:val="333333"/>
          </w:rPr>
          <w:t>spatial</w:t>
        </w:r>
      </w:ins>
      <w:r w:rsidRPr="00065484">
        <w:rPr>
          <w:color w:val="333333"/>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color w:val="333333"/>
        </w:rPr>
        <w:fldChar w:fldCharType="begin"/>
      </w:r>
      <w:r w:rsidRPr="00065484">
        <w:rPr>
          <w:color w:val="333333"/>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color w:val="333333"/>
        </w:rPr>
        <w:fldChar w:fldCharType="separate"/>
      </w:r>
      <w:r w:rsidRPr="00065484">
        <w:rPr>
          <w:noProof/>
          <w:color w:val="333333"/>
        </w:rPr>
        <w:t>(Nissen &amp; Bullemer, 1987)</w:t>
      </w:r>
      <w:r w:rsidRPr="00065484">
        <w:rPr>
          <w:color w:val="333333"/>
        </w:rPr>
        <w:fldChar w:fldCharType="end"/>
      </w:r>
      <w:r w:rsidRPr="00065484">
        <w:rPr>
          <w:color w:val="333333"/>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color w:val="333333"/>
        </w:rPr>
        <w:fldChar w:fldCharType="begin"/>
      </w:r>
      <w:r w:rsidRPr="00065484">
        <w:rPr>
          <w:color w:val="333333"/>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(Willingham et al., 1989)</w:t>
      </w:r>
      <w:r w:rsidRPr="00065484">
        <w:rPr>
          <w:color w:val="333333"/>
        </w:rPr>
        <w:fldChar w:fldCharType="end"/>
      </w:r>
      <w:r w:rsidRPr="00065484">
        <w:rPr>
          <w:color w:val="333333"/>
        </w:rPr>
        <w:t>.</w:t>
      </w:r>
    </w:p>
    <w:p w14:paraId="23D7180D" w14:textId="0C59B2FC"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212121"/>
          <w:lang w:bidi="ar-SA"/>
        </w:rPr>
        <w:tab/>
      </w:r>
      <w:r>
        <w:rPr>
          <w:color w:val="333333"/>
        </w:rPr>
        <w:t>A</w:t>
      </w:r>
      <w:r w:rsidRPr="00065484">
        <w:rPr>
          <w:color w:val="333333"/>
        </w:rPr>
        <w:t xml:space="preserve"> meta-analysis indicates that there appears to be a deficit in SRT learning in dyslexia </w:t>
      </w:r>
      <w:r w:rsidRPr="00065484">
        <w:rPr>
          <w:color w:val="333333"/>
        </w:rPr>
        <w:fldChar w:fldCharType="begin"/>
      </w:r>
      <w:r w:rsidRPr="00065484">
        <w:rPr>
          <w:color w:val="333333"/>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color w:val="333333"/>
        </w:rPr>
        <w:fldChar w:fldCharType="separate"/>
      </w:r>
      <w:r w:rsidRPr="00065484">
        <w:rPr>
          <w:noProof/>
          <w:color w:val="333333"/>
        </w:rPr>
        <w:t>(Lum et al., 2013; West et al., 2021)</w:t>
      </w:r>
      <w:r w:rsidRPr="00065484">
        <w:rPr>
          <w:color w:val="333333"/>
        </w:rPr>
        <w:fldChar w:fldCharType="end"/>
      </w:r>
      <w:r w:rsidRPr="00065484">
        <w:rPr>
          <w:color w:val="333333"/>
        </w:rPr>
        <w:t xml:space="preserve">. It is difficult to synthesize findings across studies, however, because sequences vary in their attentional demands and susceptibility to the development of declarative </w:t>
      </w:r>
      <w:r w:rsidRPr="00065484">
        <w:rPr>
          <w:color w:val="333333"/>
        </w:rPr>
        <w:lastRenderedPageBreak/>
        <w:t xml:space="preserve">memory, both of which can influence learning </w:t>
      </w:r>
      <w:r w:rsidRPr="00065484">
        <w:rPr>
          <w:color w:val="333333"/>
        </w:rPr>
        <w:fldChar w:fldCharType="begin"/>
      </w:r>
      <w:r w:rsidRPr="00065484">
        <w:rPr>
          <w:color w:val="333333"/>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(Cohen et al., 1990; Willingham et al., 1989)</w:t>
      </w:r>
      <w:r w:rsidRPr="00065484">
        <w:rPr>
          <w:color w:val="333333"/>
        </w:rPr>
        <w:fldChar w:fldCharType="end"/>
      </w:r>
      <w:r w:rsidRPr="00065484">
        <w:rPr>
          <w:color w:val="333333"/>
        </w:rPr>
        <w:t xml:space="preserve"> and may invoke cognitive processes beyond procedural memory. Further, there is some evidence that the SRT deficit is more pronounced in a task involving letters compared to a task involving nonlinguistic visual stimuli, suggesti</w:t>
      </w:r>
      <w:r>
        <w:rPr>
          <w:color w:val="333333"/>
        </w:rPr>
        <w:t xml:space="preserve">ng </w:t>
      </w:r>
      <w:r w:rsidRPr="00065484">
        <w:rPr>
          <w:color w:val="333333"/>
        </w:rPr>
        <w:t xml:space="preserve">that </w:t>
      </w:r>
      <w:del w:id="12" w:author="Author">
        <w:r w:rsidRPr="00065484" w:rsidDel="00F775A8">
          <w:rPr>
            <w:color w:val="333333"/>
          </w:rPr>
          <w:delText>spatio</w:delText>
        </w:r>
      </w:del>
      <w:ins w:id="13" w:author="Author">
        <w:r w:rsidR="00F775A8" w:rsidRPr="00065484">
          <w:rPr>
            <w:color w:val="333333"/>
          </w:rPr>
          <w:t>spatial</w:t>
        </w:r>
      </w:ins>
      <w:r w:rsidRPr="00065484">
        <w:rPr>
          <w:color w:val="333333"/>
        </w:rPr>
        <w:t>-motor sequence learning in dyslexic individuals might be constrained by separate underlying learning systems</w:t>
      </w:r>
      <w:r>
        <w:rPr>
          <w:color w:val="333333"/>
        </w:rPr>
        <w:t xml:space="preserve"> related to print</w:t>
      </w:r>
      <w:r w:rsidRPr="00065484">
        <w:rPr>
          <w:color w:val="333333"/>
        </w:rPr>
        <w:t xml:space="preserve"> </w:t>
      </w:r>
      <w:r w:rsidRPr="00065484">
        <w:rPr>
          <w:color w:val="333333"/>
        </w:rPr>
        <w:fldChar w:fldCharType="begin"/>
      </w:r>
      <w:r w:rsidRPr="00065484">
        <w:rPr>
          <w:color w:val="333333"/>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color w:val="333333"/>
        </w:rPr>
        <w:fldChar w:fldCharType="separate"/>
      </w:r>
      <w:r w:rsidRPr="00065484">
        <w:rPr>
          <w:noProof/>
          <w:color w:val="333333"/>
        </w:rPr>
        <w:t>(Gabay et al., 2012)</w:t>
      </w:r>
      <w:r w:rsidRPr="00065484">
        <w:rPr>
          <w:color w:val="333333"/>
        </w:rPr>
        <w:fldChar w:fldCharType="end"/>
      </w:r>
      <w:r w:rsidRPr="00065484">
        <w:rPr>
          <w:color w:val="333333"/>
        </w:rPr>
        <w:t>.</w:t>
      </w:r>
    </w:p>
    <w:p w14:paraId="0DC281A5" w14:textId="77777777" w:rsidR="00252075" w:rsidRPr="006018FA" w:rsidRDefault="00252075" w:rsidP="00252075">
      <w:pPr>
        <w:spacing w:line="360" w:lineRule="auto"/>
        <w:ind w:firstLine="720"/>
        <w:jc w:val="both"/>
        <w:rPr>
          <w:color w:val="333333"/>
        </w:rPr>
      </w:pPr>
      <w:r>
        <w:rPr>
          <w:color w:val="333333"/>
        </w:rPr>
        <w:t xml:space="preserve">Mirror tracing and rotary pursuit are considered more pure measures of procedural memory, but have less studied in the context of dyslexia. The specificity of mirror tracing and rotary pursuit tasks for the procedural skill-learning system has been demonstrated through multiple studies of patients with severe impairments in declarative memory. </w:t>
      </w:r>
      <w:r w:rsidRPr="00065484">
        <w:rPr>
          <w:color w:val="333333"/>
        </w:rPr>
        <w:t xml:space="preserve">These patients had injuries to medial temporal-lobe or diencephalic brain regions. For example, the amnesic patient H.M. demonstrated intact learning skills for mirror tracing across days </w:t>
      </w:r>
      <w:r w:rsidRPr="00065484">
        <w:rPr>
          <w:color w:val="333333"/>
        </w:rPr>
        <w:fldChar w:fldCharType="begin"/>
      </w:r>
      <w:r w:rsidRPr="00065484">
        <w:rPr>
          <w:color w:val="333333"/>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color w:val="333333"/>
        </w:rPr>
        <w:fldChar w:fldCharType="separate"/>
      </w:r>
      <w:r w:rsidRPr="00065484">
        <w:rPr>
          <w:noProof/>
          <w:color w:val="333333"/>
        </w:rPr>
        <w:t>(Milner, 1962)</w:t>
      </w:r>
      <w:r w:rsidRPr="00065484">
        <w:rPr>
          <w:color w:val="333333"/>
        </w:rPr>
        <w:fldChar w:fldCharType="end"/>
      </w:r>
      <w:r w:rsidRPr="00065484">
        <w:rPr>
          <w:color w:val="333333"/>
        </w:rPr>
        <w:t xml:space="preserve"> and a year </w:t>
      </w:r>
      <w:r w:rsidRPr="00065484">
        <w:rPr>
          <w:color w:val="333333"/>
        </w:rPr>
        <w:fldChar w:fldCharType="begin"/>
      </w:r>
      <w:r w:rsidRPr="00065484">
        <w:rPr>
          <w:color w:val="333333"/>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color w:val="333333"/>
        </w:rPr>
        <w:fldChar w:fldCharType="separate"/>
      </w:r>
      <w:r w:rsidRPr="00065484">
        <w:rPr>
          <w:noProof/>
          <w:color w:val="333333"/>
        </w:rPr>
        <w:t>(Gabrieli et al., 1993)</w:t>
      </w:r>
      <w:r w:rsidRPr="00065484">
        <w:rPr>
          <w:color w:val="333333"/>
        </w:rPr>
        <w:fldChar w:fldCharType="end"/>
      </w:r>
      <w:r w:rsidRPr="00065484">
        <w:rPr>
          <w:color w:val="333333"/>
        </w:rPr>
        <w:t xml:space="preserve"> and for rotary pursuit </w:t>
      </w:r>
      <w:r w:rsidRPr="00065484">
        <w:rPr>
          <w:color w:val="333333"/>
        </w:rPr>
        <w:fldChar w:fldCharType="begin"/>
      </w:r>
      <w:r w:rsidRPr="00065484">
        <w:rPr>
          <w:color w:val="333333"/>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color w:val="333333"/>
        </w:rPr>
        <w:fldChar w:fldCharType="separate"/>
      </w:r>
      <w:r w:rsidRPr="00065484">
        <w:rPr>
          <w:noProof/>
          <w:color w:val="333333"/>
        </w:rPr>
        <w:t>(Corkin, 1968)</w:t>
      </w:r>
      <w:r w:rsidRPr="00065484">
        <w:rPr>
          <w:color w:val="333333"/>
        </w:rPr>
        <w:fldChar w:fldCharType="end"/>
      </w:r>
      <w:r w:rsidRPr="00065484">
        <w:rPr>
          <w:color w:val="333333"/>
        </w:rPr>
        <w:t xml:space="preserve">, but impaired declarative memory for the episodes during which he had learned the skills. Similar intact skill learning was shown by memory-impaired patients with Alzheimer’s disease on the same two tasks </w:t>
      </w:r>
      <w:r w:rsidRPr="00065484">
        <w:rPr>
          <w:color w:val="333333"/>
        </w:rPr>
        <w:fldChar w:fldCharType="begin"/>
      </w:r>
      <w:r w:rsidRPr="00065484">
        <w:rPr>
          <w:color w:val="333333"/>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1993a; Heindel et al., 1989)</w:t>
      </w:r>
      <w:r w:rsidRPr="00065484">
        <w:rPr>
          <w:color w:val="333333"/>
        </w:rPr>
        <w:fldChar w:fldCharType="end"/>
      </w:r>
      <w:r>
        <w:rPr>
          <w:color w:val="333333"/>
        </w:rPr>
        <w:t xml:space="preserve">. </w:t>
      </w:r>
      <w:r w:rsidRPr="00065484">
        <w:rPr>
          <w:color w:val="333333"/>
        </w:rPr>
        <w:t xml:space="preserve">Mirror tracing has been examined only once in children with dyslexia, who were slower in performance but demonstrated typical learning across trials </w:t>
      </w:r>
      <w:r w:rsidRPr="00065484">
        <w:rPr>
          <w:color w:val="333333"/>
        </w:rPr>
        <w:fldChar w:fldCharType="begin"/>
      </w:r>
      <w:r w:rsidRPr="00065484">
        <w:rPr>
          <w:color w:val="333333"/>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color w:val="333333"/>
        </w:rPr>
        <w:fldChar w:fldCharType="separate"/>
      </w:r>
      <w:r w:rsidRPr="00065484">
        <w:rPr>
          <w:noProof/>
          <w:color w:val="333333"/>
        </w:rPr>
        <w:t>(Vicari et al., 2005)</w:t>
      </w:r>
      <w:r w:rsidRPr="00065484">
        <w:rPr>
          <w:color w:val="333333"/>
        </w:rPr>
        <w:fldChar w:fldCharType="end"/>
      </w:r>
      <w:r w:rsidRPr="00065484">
        <w:rPr>
          <w:color w:val="333333"/>
        </w:rPr>
        <w:t xml:space="preserve">. Rotary pursuit has not been examined in dyslexia. </w:t>
      </w:r>
    </w:p>
    <w:p w14:paraId="79F43F06"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Because spoken and written language inputs are rich in regularities, SL has been proposed as an important mechanism underlying typical language and reading development </w:t>
      </w:r>
      <w:r w:rsidRPr="00065484">
        <w:rPr>
          <w:color w:val="333333"/>
        </w:rPr>
        <w:fldChar w:fldCharType="begin"/>
      </w:r>
      <w:r w:rsidRPr="00065484">
        <w:rPr>
          <w:color w:val="333333"/>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color w:val="333333"/>
        </w:rPr>
        <w:fldChar w:fldCharType="separate"/>
      </w:r>
      <w:r w:rsidRPr="00065484">
        <w:rPr>
          <w:noProof/>
          <w:color w:val="333333"/>
        </w:rPr>
        <w:t>(Arciuli, 2018; Aslin &amp; Newport, 2008; Erickson &amp; Thiessen, 2015; Romberg &amp; Saffran, 2010; Sawi &amp; Rueckl, 2019)</w:t>
      </w:r>
      <w:r w:rsidRPr="00065484">
        <w:rPr>
          <w:color w:val="333333"/>
        </w:rPr>
        <w:fldChar w:fldCharType="end"/>
      </w:r>
      <w:r w:rsidRPr="00065484">
        <w:rPr>
          <w:color w:val="333333"/>
        </w:rPr>
        <w:t xml:space="preserve">. Empirical evidence ties SL with reading skills in both first and second languages </w:t>
      </w:r>
      <w:r w:rsidRPr="00065484">
        <w:rPr>
          <w:color w:val="333333"/>
        </w:rPr>
        <w:fldChar w:fldCharType="begin"/>
      </w:r>
      <w:r w:rsidRPr="00065484">
        <w:rPr>
          <w:color w:val="333333"/>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(Arciuli &amp; Simpson, 2012; Frost et al., 2013; Qi et al., 2019; Spencer et al., 2015; Tong et al., 2019)</w:t>
      </w:r>
      <w:r w:rsidRPr="00065484">
        <w:rPr>
          <w:color w:val="333333"/>
        </w:rPr>
        <w:fldChar w:fldCharType="end"/>
      </w:r>
      <w:r w:rsidRPr="00065484">
        <w:rPr>
          <w:color w:val="333333"/>
        </w:rPr>
        <w:t xml:space="preserve">. In typically reading adults and children, reading skills were more strongly associated with auditory SL than with visual SL </w:t>
      </w:r>
      <w:r w:rsidRPr="00065484">
        <w:rPr>
          <w:color w:val="333333"/>
        </w:rPr>
        <w:fldChar w:fldCharType="begin"/>
      </w:r>
      <w:r w:rsidRPr="00065484">
        <w:rPr>
          <w:color w:val="333333"/>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color w:val="333333"/>
        </w:rPr>
        <w:fldChar w:fldCharType="separate"/>
      </w:r>
      <w:r w:rsidRPr="00065484">
        <w:rPr>
          <w:noProof/>
          <w:color w:val="333333"/>
        </w:rPr>
        <w:t>(Qi et al., 2019)</w:t>
      </w:r>
      <w:r w:rsidRPr="00065484">
        <w:rPr>
          <w:color w:val="333333"/>
        </w:rPr>
        <w:fldChar w:fldCharType="end"/>
      </w:r>
      <w:r w:rsidRPr="00065484">
        <w:rPr>
          <w:color w:val="333333"/>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p>
    <w:p w14:paraId="2A22D034"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There have been mixed findings of deficits in SL in individuals with dyslexia. In the visual modality, some studies reported similar learning patterns between dyslexic and typically reading individuals </w:t>
      </w:r>
      <w:r w:rsidRPr="00065484">
        <w:rPr>
          <w:color w:val="333333"/>
        </w:rPr>
        <w:fldChar w:fldCharType="begin"/>
      </w:r>
      <w:r w:rsidRPr="00065484">
        <w:rPr>
          <w:color w:val="333333"/>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color w:val="333333"/>
        </w:rPr>
        <w:fldChar w:fldCharType="separate"/>
      </w:r>
      <w:r w:rsidRPr="00065484">
        <w:rPr>
          <w:noProof/>
          <w:color w:val="333333"/>
        </w:rPr>
        <w:t xml:space="preserve">(Howard Jr et al., 2006; Nigro et al., 2016; Singh et al., 2018; van Witteloostuijn et al., </w:t>
      </w:r>
      <w:r w:rsidRPr="00065484">
        <w:rPr>
          <w:noProof/>
          <w:color w:val="333333"/>
        </w:rPr>
        <w:lastRenderedPageBreak/>
        <w:t>2021)</w:t>
      </w:r>
      <w:r w:rsidRPr="00065484">
        <w:rPr>
          <w:color w:val="333333"/>
        </w:rPr>
        <w:fldChar w:fldCharType="end"/>
      </w:r>
      <w:r w:rsidRPr="00065484">
        <w:rPr>
          <w:color w:val="333333"/>
        </w:rPr>
        <w:t xml:space="preserve">, while others have reported impaired SL learning in dyslexia </w:t>
      </w:r>
      <w:r w:rsidRPr="00065484">
        <w:rPr>
          <w:color w:val="333333"/>
        </w:rPr>
        <w:fldChar w:fldCharType="begin"/>
      </w:r>
      <w:r w:rsidRPr="00065484">
        <w:rPr>
          <w:color w:val="333333"/>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(Sigurdardottir et al., 2017; Tong et al., 2019)</w:t>
      </w:r>
      <w:r w:rsidRPr="00065484">
        <w:rPr>
          <w:color w:val="333333"/>
        </w:rPr>
        <w:fldChar w:fldCharType="end"/>
      </w:r>
      <w:r w:rsidRPr="00065484">
        <w:rPr>
          <w:color w:val="333333"/>
        </w:rPr>
        <w:t xml:space="preserve"> In the auditory modality, however, findings are more consistent, especially in adult participants: Across both linguistic and nonlinguistic stimuli, dyslexic adults have less success in recognizing embedded auditory patterns </w:t>
      </w:r>
      <w:r w:rsidRPr="00065484">
        <w:rPr>
          <w:color w:val="333333"/>
        </w:rPr>
        <w:fldChar w:fldCharType="begin"/>
      </w:r>
      <w:r w:rsidRPr="00065484">
        <w:rPr>
          <w:color w:val="333333"/>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color w:val="333333"/>
        </w:rPr>
        <w:fldChar w:fldCharType="separate"/>
      </w:r>
      <w:r w:rsidRPr="00065484">
        <w:rPr>
          <w:color w:val="000000"/>
        </w:rPr>
        <w:t>(Dobó et al., 2021; Gabay et al., 2015; Singh &amp; Conway, 2021, p. 202)</w:t>
      </w:r>
      <w:r w:rsidRPr="00065484">
        <w:rPr>
          <w:color w:val="333333"/>
        </w:rPr>
        <w:fldChar w:fldCharType="end"/>
      </w:r>
      <w:r w:rsidRPr="00065484">
        <w:rPr>
          <w:color w:val="333333"/>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r>
        <w:rPr>
          <w:color w:val="333333"/>
        </w:rPr>
        <w:t xml:space="preserve">The overlap between the tasks represents the domain-general implicit learning mechanisms that were hypothesized to be impaired in dyslexia. </w:t>
      </w:r>
      <w:r w:rsidRPr="00065484">
        <w:rPr>
          <w:color w:val="333333"/>
        </w:rPr>
        <w:t>Therefore, a direct comparison between auditory and visual SL tasks of similar design is necessary to reconcile whether certain types of SL are indeed more vulnerable than others in dyslexia</w:t>
      </w:r>
      <w:r>
        <w:rPr>
          <w:color w:val="333333"/>
        </w:rPr>
        <w:t xml:space="preserve"> or whether dyslexia is characterized by cross-domain learning deficits. </w:t>
      </w:r>
      <w:r w:rsidRPr="00065484">
        <w:rPr>
          <w:color w:val="333333"/>
        </w:rPr>
        <w:t xml:space="preserve"> </w:t>
      </w:r>
    </w:p>
    <w:p w14:paraId="149A1AA8"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sidRPr="00065484">
        <w:rPr>
          <w:color w:val="333333"/>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color w:val="333333"/>
        </w:rPr>
        <w:t xml:space="preserve"> W</w:t>
      </w:r>
      <w:r w:rsidRPr="00065484">
        <w:rPr>
          <w:color w:val="333333"/>
        </w:rPr>
        <w:t xml:space="preserve">e used a classic embedded-pattern learning paradigm </w:t>
      </w:r>
      <w:r w:rsidRPr="00065484">
        <w:rPr>
          <w:color w:val="333333"/>
        </w:rPr>
        <w:fldChar w:fldCharType="begin"/>
      </w:r>
      <w:r w:rsidRPr="00065484">
        <w:rPr>
          <w:color w:val="333333"/>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color w:val="333333"/>
        </w:rPr>
        <w:fldChar w:fldCharType="separate"/>
      </w:r>
      <w:r w:rsidRPr="00065484">
        <w:rPr>
          <w:noProof/>
          <w:color w:val="333333"/>
        </w:rPr>
        <w:t>(Saffran et al., 1996)</w:t>
      </w:r>
      <w:r w:rsidRPr="00065484">
        <w:rPr>
          <w:color w:val="333333"/>
        </w:rPr>
        <w:fldChar w:fldCharType="end"/>
      </w:r>
      <w:r w:rsidRPr="00065484">
        <w:rPr>
          <w:color w:val="333333"/>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Saffran et al., 1999; speech syllables: Saffran et al., 1996; see Frost et al., 2015 for a review on the domain-generality vs. modality-specificity debate). Second, successful embedded-pattern learning does not require explicit knowledge of the task goal or any motor engagement </w:t>
      </w:r>
      <w:r w:rsidRPr="00065484">
        <w:rPr>
          <w:color w:val="333333"/>
        </w:rPr>
        <w:fldChar w:fldCharType="begin"/>
      </w:r>
      <w:r w:rsidRPr="00065484">
        <w:rPr>
          <w:color w:val="333333"/>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color w:val="333333"/>
        </w:rPr>
        <w:fldChar w:fldCharType="separate"/>
      </w:r>
      <w:r w:rsidRPr="00065484">
        <w:rPr>
          <w:noProof/>
          <w:color w:val="333333"/>
        </w:rPr>
        <w:t>(Batterink et al., 2015; Song et al., 2007)</w:t>
      </w:r>
      <w:r w:rsidRPr="00065484">
        <w:rPr>
          <w:color w:val="333333"/>
        </w:rPr>
        <w:fldChar w:fldCharType="end"/>
      </w:r>
      <w:r w:rsidRPr="00065484">
        <w:rPr>
          <w:color w:val="333333"/>
        </w:rPr>
        <w:t xml:space="preserve">, which enabled us to test for a domain-general procedural deficit across SL and procedural learning tasks. </w:t>
      </w:r>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 </w:t>
      </w:r>
    </w:p>
    <w:p w14:paraId="744040D0" w14:textId="052892A2" w:rsidR="009A724E" w:rsidRPr="00065484" w:rsidRDefault="00A51670" w:rsidP="001B5658">
      <w:pPr>
        <w:rPr>
          <w:b/>
        </w:rPr>
      </w:pPr>
      <w:r w:rsidRPr="00065484">
        <w:rPr>
          <w:b/>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Twenty-six adults with dyslexia (16 female) and 27 typical readers (14 female) matched on age, </w:t>
      </w:r>
      <w:r w:rsidRPr="00065484">
        <w:lastRenderedPageBreak/>
        <w:t xml:space="preserve">sex ratio, and IQ (age 18-41 years, </w:t>
      </w:r>
      <w:r w:rsidRPr="00065484">
        <w:rPr>
          <w:i/>
        </w:rPr>
        <w:t>M</w:t>
      </w:r>
      <w:r w:rsidRPr="00065484">
        <w:t xml:space="preserve"> = 26.6, </w:t>
      </w:r>
      <w:r w:rsidRPr="00065484">
        <w:rPr>
          <w:i/>
        </w:rPr>
        <w:t>SD</w:t>
      </w:r>
      <w:r w:rsidRPr="00065484">
        <w:t xml:space="preserve"> = 6.3) participated in this study.  All participants 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fldChar w:fldCharType="begin"/>
      </w:r>
      <w:r w:rsidR="00A75D4E" w:rsidRPr="00065484">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fldChar w:fldCharType="separate"/>
      </w:r>
      <w:r w:rsidR="00A75D4E" w:rsidRPr="00065484">
        <w:rPr>
          <w:noProof/>
        </w:rPr>
        <w:t>(Matrices subtest of the Kaufman Brief Intelligence Test/KBIT-2; Kaufman, 2004)</w:t>
      </w:r>
      <w:r w:rsidR="00A75D4E" w:rsidRPr="00065484">
        <w:fldChar w:fldCharType="end"/>
      </w:r>
      <w:r w:rsidR="00A75D4E" w:rsidRPr="00065484">
        <w:t>.</w:t>
      </w:r>
      <w:r w:rsidRPr="00065484">
        <w:t xml:space="preserve"> </w:t>
      </w:r>
      <w:r w:rsidR="00524834" w:rsidRPr="00065484">
        <w:t>Pure-tone audiometry was</w:t>
      </w:r>
      <w:r w:rsidRPr="00065484">
        <w:t xml:space="preserve"> </w:t>
      </w:r>
      <w:r w:rsidR="00524834" w:rsidRPr="00065484">
        <w:t xml:space="preserve">performed </w:t>
      </w:r>
      <w:r w:rsidRPr="00065484">
        <w:t xml:space="preserve">for all participants and </w:t>
      </w:r>
      <w:r w:rsidR="00524834" w:rsidRPr="00065484">
        <w:t xml:space="preserve">those </w:t>
      </w:r>
      <w:r w:rsidRPr="00065484">
        <w:t>with atypical hearing</w:t>
      </w:r>
      <w:r w:rsidR="00524834" w:rsidRPr="00065484">
        <w:t xml:space="preserve"> thresholds</w:t>
      </w:r>
      <w:r w:rsidRPr="00065484">
        <w:t xml:space="preserve"> were excluded. The study was approved by the Committee on the Use of Humans as Experimental Subjects (COUHES) at </w:t>
      </w:r>
      <w:r w:rsidR="00524834" w:rsidRPr="00065484">
        <w:t xml:space="preserve">the </w:t>
      </w:r>
      <w:r w:rsidRPr="00065484">
        <w:t>M</w:t>
      </w:r>
      <w:r w:rsidR="00524834" w:rsidRPr="00065484">
        <w:t xml:space="preserve">assachusetts </w:t>
      </w:r>
      <w:r w:rsidRPr="00065484">
        <w:t>I</w:t>
      </w:r>
      <w:r w:rsidR="00524834" w:rsidRPr="00065484">
        <w:t xml:space="preserve">nstitute of </w:t>
      </w:r>
      <w:r w:rsidRPr="00065484">
        <w:t>T</w:t>
      </w:r>
      <w:r w:rsidR="00524834" w:rsidRPr="00065484">
        <w:t>echnology</w:t>
      </w:r>
      <w:r w:rsidRPr="00065484">
        <w:t xml:space="preserve">. </w:t>
      </w:r>
    </w:p>
    <w:p w14:paraId="3B626CE7" w14:textId="01CE408F" w:rsidR="009A724E" w:rsidRPr="00065484" w:rsidDel="006E32BB"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14" w:author="Author"/>
        </w:rPr>
      </w:pP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Neuropsychological characterization</w:t>
      </w:r>
    </w:p>
    <w:p w14:paraId="66795B1C" w14:textId="509CDE6E"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All participants completed a comprehensive battery of standardized reading, language, and cognitive assessments, as well as a background questionnaire (</w:t>
      </w:r>
      <w:r w:rsidRPr="00065484">
        <w:rPr>
          <w:b/>
        </w:rPr>
        <w:t>Table 1</w:t>
      </w:r>
      <w:r w:rsidRPr="00065484">
        <w:t>). Measures included:</w:t>
      </w:r>
      <w:r w:rsidR="00524834" w:rsidRPr="00065484">
        <w:t xml:space="preserve"> the</w:t>
      </w:r>
      <w:r w:rsidRPr="00065484">
        <w:t xml:space="preserve"> Sight Word Efficiency (SWE) and Phonemic Decoding Efficiency (PDE) subtests of</w:t>
      </w:r>
      <w:r w:rsidR="00524834" w:rsidRPr="00065484">
        <w:t xml:space="preserve"> the</w:t>
      </w:r>
      <w:r w:rsidRPr="00065484">
        <w:t xml:space="preserve"> Test of Word Reading Efficiency </w:t>
      </w:r>
      <w:r w:rsidR="00A75D4E" w:rsidRPr="00065484">
        <w:fldChar w:fldCharType="begin"/>
      </w:r>
      <w:r w:rsidR="00A75D4E" w:rsidRPr="00065484">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fldChar w:fldCharType="separate"/>
      </w:r>
      <w:r w:rsidR="00A75D4E" w:rsidRPr="00065484">
        <w:rPr>
          <w:noProof/>
        </w:rPr>
        <w:t>(Torgesen et al., 2012)</w:t>
      </w:r>
      <w:r w:rsidR="00A75D4E" w:rsidRPr="00065484">
        <w:fldChar w:fldCharType="end"/>
      </w:r>
      <w:r w:rsidR="00A75D4E" w:rsidRPr="00065484">
        <w:t>;</w:t>
      </w:r>
      <w:r w:rsidR="00524834" w:rsidRPr="00065484">
        <w:t xml:space="preserve"> the</w:t>
      </w:r>
      <w:r w:rsidRPr="00065484">
        <w:t xml:space="preserve"> Word ID (WID) and Word Attack (WA) subtests of</w:t>
      </w:r>
      <w:r w:rsidR="00524834" w:rsidRPr="00065484">
        <w:t xml:space="preserve"> the</w:t>
      </w:r>
      <w:r w:rsidRPr="00065484">
        <w:t xml:space="preserve"> Woodcock Reading Mastery Test</w:t>
      </w:r>
      <w:r w:rsidR="00524834" w:rsidRPr="00065484">
        <w:t>s</w:t>
      </w:r>
      <w:r w:rsidRPr="00065484">
        <w:t xml:space="preserve">-Revised/Normative Update </w:t>
      </w:r>
      <w:r w:rsidR="00A75D4E" w:rsidRPr="00065484">
        <w:fldChar w:fldCharType="begin"/>
      </w:r>
      <w:r w:rsidR="00A75D4E" w:rsidRPr="00065484">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fldChar w:fldCharType="separate"/>
      </w:r>
      <w:r w:rsidR="00A75D4E" w:rsidRPr="00065484">
        <w:rPr>
          <w:noProof/>
        </w:rPr>
        <w:t>(Woodcock, 2011)</w:t>
      </w:r>
      <w:r w:rsidR="00A75D4E" w:rsidRPr="00065484">
        <w:fldChar w:fldCharType="end"/>
      </w:r>
      <w:r w:rsidR="00A75D4E" w:rsidRPr="00065484">
        <w:t>;</w:t>
      </w:r>
      <w:r w:rsidRPr="00065484">
        <w:t xml:space="preserve"> </w:t>
      </w:r>
      <w:r w:rsidR="00524834" w:rsidRPr="00065484">
        <w:t xml:space="preserve">the </w:t>
      </w:r>
      <w:r w:rsidRPr="00065484">
        <w:t xml:space="preserve">Peabody Picture Vocabulary Test </w:t>
      </w:r>
      <w:r w:rsidR="00A75D4E" w:rsidRPr="00065484">
        <w:fldChar w:fldCharType="begin"/>
      </w:r>
      <w:r w:rsidR="00A75D4E" w:rsidRPr="00065484">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fldChar w:fldCharType="separate"/>
      </w:r>
      <w:r w:rsidR="00A75D4E" w:rsidRPr="00065484">
        <w:rPr>
          <w:noProof/>
        </w:rPr>
        <w:t>(Vocabulary; Dunn &amp; Dunn, 2007)</w:t>
      </w:r>
      <w:r w:rsidR="00A75D4E" w:rsidRPr="00065484">
        <w:fldChar w:fldCharType="end"/>
      </w:r>
      <w:r w:rsidRPr="00065484">
        <w:t xml:space="preserve">; </w:t>
      </w:r>
      <w:r w:rsidR="00524834" w:rsidRPr="00065484">
        <w:t xml:space="preserve">the </w:t>
      </w:r>
      <w:r w:rsidRPr="00065484">
        <w:t xml:space="preserve">Wechsler Adult Intelligence Scale </w:t>
      </w:r>
      <w:r w:rsidR="00A75D4E" w:rsidRPr="00065484">
        <w:fldChar w:fldCharType="begin"/>
      </w:r>
      <w:r w:rsidR="00A75D4E" w:rsidRPr="00065484">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fldChar w:fldCharType="separate"/>
      </w:r>
      <w:r w:rsidR="00A75D4E" w:rsidRPr="00065484">
        <w:rPr>
          <w:noProof/>
        </w:rPr>
        <w:t>(Adult-IQ; Wechsler, 2008)</w:t>
      </w:r>
      <w:r w:rsidR="00A75D4E" w:rsidRPr="00065484">
        <w:fldChar w:fldCharType="end"/>
      </w:r>
      <w:r w:rsidR="00A75D4E" w:rsidRPr="00065484">
        <w:t>;</w:t>
      </w:r>
      <w:r w:rsidRPr="00065484">
        <w:t xml:space="preserve"> </w:t>
      </w:r>
      <w:r w:rsidR="00524834" w:rsidRPr="00065484">
        <w:t xml:space="preserve">the </w:t>
      </w:r>
      <w:r w:rsidRPr="00065484">
        <w:t>Elision</w:t>
      </w:r>
      <w:r w:rsidR="008E45B7" w:rsidRPr="00065484">
        <w:t xml:space="preserve"> and</w:t>
      </w:r>
      <w:r w:rsidR="00B2545D" w:rsidRPr="00065484">
        <w:t xml:space="preserve"> Blendi</w:t>
      </w:r>
      <w:r w:rsidR="008E45B7" w:rsidRPr="00065484">
        <w:t>ng</w:t>
      </w:r>
      <w:r w:rsidR="00524834" w:rsidRPr="00065484">
        <w:t xml:space="preserve"> Words</w:t>
      </w:r>
      <w:r w:rsidR="008E45B7" w:rsidRPr="00065484">
        <w:t xml:space="preserve"> </w:t>
      </w:r>
      <w:r w:rsidRPr="00065484">
        <w:t xml:space="preserve">subtests of </w:t>
      </w:r>
      <w:r w:rsidR="00524834" w:rsidRPr="00065484">
        <w:t xml:space="preserve">the </w:t>
      </w:r>
      <w:r w:rsidRPr="00065484">
        <w:t xml:space="preserve">Comprehensive Test of Phonological Processing </w:t>
      </w:r>
      <w:r w:rsidR="00A75D4E" w:rsidRPr="00065484">
        <w:fldChar w:fldCharType="begin"/>
      </w:r>
      <w:r w:rsidR="00A75D4E" w:rsidRPr="00065484">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fldChar w:fldCharType="separate"/>
      </w:r>
      <w:r w:rsidR="00A75D4E" w:rsidRPr="00065484">
        <w:rPr>
          <w:noProof/>
        </w:rPr>
        <w:t>(Wagner et al., 1999)</w:t>
      </w:r>
      <w:r w:rsidR="00A75D4E" w:rsidRPr="00065484">
        <w:fldChar w:fldCharType="end"/>
      </w:r>
      <w:r w:rsidR="00A75D4E" w:rsidRPr="00065484">
        <w:t>;</w:t>
      </w:r>
      <w:r w:rsidRPr="00065484">
        <w:t xml:space="preserve"> ​​</w:t>
      </w:r>
      <w:r w:rsidR="008E45B7" w:rsidRPr="00065484">
        <w:t>and</w:t>
      </w:r>
      <w:r w:rsidR="00524834" w:rsidRPr="00065484">
        <w:t xml:space="preserve"> the</w:t>
      </w:r>
      <w:r w:rsidR="008E45B7" w:rsidRPr="00065484">
        <w:t xml:space="preserve"> </w:t>
      </w:r>
      <w:ins w:id="15" w:author="Author">
        <w:r w:rsidR="00735FAB">
          <w:t xml:space="preserve">Forward and Backward </w:t>
        </w:r>
      </w:ins>
      <w:r w:rsidRPr="00065484">
        <w:t>Digit Span subtest</w:t>
      </w:r>
      <w:ins w:id="16" w:author="Author">
        <w:r w:rsidR="00C80485">
          <w:t>s</w:t>
        </w:r>
      </w:ins>
      <w:r w:rsidRPr="00065484">
        <w:t xml:space="preserve"> of the Wechsler Adult Intelligence Scale </w:t>
      </w:r>
      <w:r w:rsidR="00A75D4E" w:rsidRPr="00065484">
        <w:fldChar w:fldCharType="begin"/>
      </w:r>
      <w:r w:rsidR="00A75D4E" w:rsidRPr="00065484">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fldChar w:fldCharType="separate"/>
      </w:r>
      <w:r w:rsidR="00A75D4E" w:rsidRPr="00065484">
        <w:rPr>
          <w:noProof/>
        </w:rPr>
        <w:t>(WAIS-IV, Wechsler, 2008)</w:t>
      </w:r>
      <w:r w:rsidR="00A75D4E" w:rsidRPr="00065484">
        <w:fldChar w:fldCharType="end"/>
      </w:r>
      <w:r w:rsidR="00A75D4E" w:rsidRPr="00065484">
        <w:t>.</w:t>
      </w:r>
      <w:r w:rsidRPr="00065484">
        <w:t xml:space="preserve"> Participants were included in the </w:t>
      </w:r>
      <w:r w:rsidR="005F2DC7" w:rsidRPr="00065484">
        <w:t xml:space="preserve">developmental </w:t>
      </w:r>
      <w:r w:rsidRPr="00065484">
        <w:t>dyslexia group</w:t>
      </w:r>
      <w:r w:rsidR="00890420" w:rsidRPr="00065484">
        <w:t xml:space="preserve"> (DD)</w:t>
      </w:r>
      <w:r w:rsidRPr="00065484">
        <w:t xml:space="preserve"> based on performance below the 25th percentile on at least two out of four standardized subtests of timed or untimed word or nonword reading (SWE, PDE, WID, and WA). Participants were included in the </w:t>
      </w:r>
      <w:r w:rsidR="00890420" w:rsidRPr="00065484">
        <w:rPr>
          <w:iCs/>
        </w:rPr>
        <w:t>typical reader</w:t>
      </w:r>
      <w:r w:rsidRPr="00065484">
        <w:rPr>
          <w:i/>
        </w:rPr>
        <w:t xml:space="preserve"> </w:t>
      </w:r>
      <w:r w:rsidRPr="00065484">
        <w:t xml:space="preserve">group </w:t>
      </w:r>
      <w:r w:rsidR="00890420" w:rsidRPr="00065484">
        <w:t xml:space="preserve">(TYP) </w:t>
      </w:r>
      <w:r w:rsidRPr="00065484">
        <w:t xml:space="preserve">based on performance at or above the 25th percentile on all four of the above subtests. The sample’s demographic information is available in </w:t>
      </w:r>
      <w:r w:rsidRPr="00065484">
        <w:rPr>
          <w:b/>
          <w:bCs/>
        </w:rPr>
        <w:t xml:space="preserve">Supplemental Table </w:t>
      </w:r>
      <w:r w:rsidR="00AE6D89" w:rsidRPr="00065484">
        <w:rPr>
          <w:b/>
          <w:bCs/>
        </w:rPr>
        <w:t>2</w:t>
      </w:r>
      <w:r w:rsidRPr="00065484">
        <w:t xml:space="preserve">. A majority of participants in the </w:t>
      </w:r>
      <w:r w:rsidR="00890420" w:rsidRPr="00065484">
        <w:t>DD</w:t>
      </w:r>
      <w:r w:rsidRPr="00065484">
        <w:t xml:space="preserve"> group also reported an external diagnosis of dyslexia (</w:t>
      </w:r>
      <w:r w:rsidRPr="00065484">
        <w:rPr>
          <w:i/>
        </w:rPr>
        <w:t>N</w:t>
      </w:r>
      <w:r w:rsidRPr="00065484">
        <w:t xml:space="preserve"> = 20) and </w:t>
      </w:r>
      <w:del w:id="17" w:author="Author">
        <w:r w:rsidRPr="00065484" w:rsidDel="00C03082">
          <w:delText xml:space="preserve">a </w:delText>
        </w:r>
      </w:del>
      <w:ins w:id="18" w:author="Author">
        <w:r w:rsidR="00C03082">
          <w:t>some</w:t>
        </w:r>
        <w:r w:rsidR="00C03082" w:rsidRPr="00065484">
          <w:t xml:space="preserve"> </w:t>
        </w:r>
      </w:ins>
      <w:r w:rsidRPr="00065484">
        <w:t>history of reading delay (</w:t>
      </w:r>
      <w:r w:rsidRPr="00065484">
        <w:rPr>
          <w:i/>
        </w:rPr>
        <w:t>N</w:t>
      </w:r>
      <w:r w:rsidRPr="00065484">
        <w:t xml:space="preserve"> = </w:t>
      </w:r>
      <w:del w:id="19" w:author="Author">
        <w:r w:rsidRPr="00065484" w:rsidDel="00C03082">
          <w:delText>19</w:delText>
        </w:r>
      </w:del>
      <w:ins w:id="20" w:author="Author">
        <w:r w:rsidR="00C03082">
          <w:t>24</w:t>
        </w:r>
      </w:ins>
      <w:r w:rsidRPr="00065484">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E552788" w14:textId="1F780F37" w:rsidR="009A724E" w:rsidRPr="00065484" w:rsidRDefault="00A51670">
      <w:pPr>
        <w:widowControl w:val="0"/>
        <w:spacing w:line="360" w:lineRule="auto"/>
        <w:jc w:val="both"/>
      </w:pPr>
      <w:r w:rsidRPr="00065484">
        <w:rPr>
          <w:b/>
          <w:bCs/>
        </w:rPr>
        <w:t>Table 1</w:t>
      </w:r>
      <w:r w:rsidRPr="00065484">
        <w:t>. Behavioral Characterization of Participants</w:t>
      </w:r>
      <w:r w:rsidR="00BC2A51" w:rsidRPr="00065484">
        <w:t>.</w:t>
      </w:r>
    </w:p>
    <w:p w14:paraId="53DA6FD6" w14:textId="77777777" w:rsidR="009A724E" w:rsidRPr="00065484" w:rsidRDefault="009A724E">
      <w:pPr>
        <w:widowControl w:val="0"/>
        <w:spacing w:line="360" w:lineRule="auto"/>
        <w:jc w:val="both"/>
      </w:pPr>
    </w:p>
    <w:tbl>
      <w:tblPr>
        <w:tblStyle w:val="a"/>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5B7386">
        <w:trPr>
          <w:trHeight w:val="435"/>
        </w:trPr>
        <w:tc>
          <w:tcPr>
            <w:tcW w:w="1845" w:type="dxa"/>
            <w:tcBorders>
              <w:top w:val="single" w:sz="4"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pPr>
            <w:r w:rsidRPr="00065484">
              <w:lastRenderedPageBreak/>
              <w:t xml:space="preserve">               </w:t>
            </w:r>
          </w:p>
        </w:tc>
        <w:tc>
          <w:tcPr>
            <w:tcW w:w="2025" w:type="dxa"/>
            <w:tcBorders>
              <w:top w:val="single" w:sz="4"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Dyslexia</w:t>
            </w:r>
            <w:r w:rsidRPr="00065484">
              <w:rPr>
                <w:bCs/>
              </w:rPr>
              <w:t xml:space="preserve"> (N=26)    </w:t>
            </w:r>
          </w:p>
        </w:tc>
        <w:tc>
          <w:tcPr>
            <w:tcW w:w="2115"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Typical</w:t>
            </w:r>
            <w:r w:rsidRPr="00065484">
              <w:rPr>
                <w:bCs/>
              </w:rPr>
              <w:t xml:space="preserve"> (N=27)   </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pPr>
            <w:r w:rsidRPr="00065484">
              <w:rPr>
                <w:i/>
              </w:rPr>
              <w:t xml:space="preserve"> p </w:t>
            </w:r>
            <w:r w:rsidRPr="00065484">
              <w:t>value</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i/>
              </w:rPr>
            </w:pPr>
            <w:r w:rsidRPr="00065484">
              <w:rPr>
                <w:i/>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pPr>
            <w:r w:rsidRPr="00065484">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pPr>
            <w:r w:rsidRPr="00065484">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pPr>
            <w:r w:rsidRPr="00065484">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pPr>
            <w:r w:rsidRPr="00065484">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pPr>
            <w:r w:rsidRPr="00065484">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pPr>
            <w:r w:rsidRPr="00065484">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pPr>
            <w:r w:rsidRPr="00065484">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pPr>
            <w:r w:rsidRPr="00065484">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pPr>
            <w:r w:rsidRPr="00065484">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pPr>
            <w:r w:rsidRPr="00065484">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pPr>
            <w:r w:rsidRPr="00065484">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pPr>
            <w:r w:rsidRPr="00065484">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pPr>
            <w:r w:rsidRPr="00065484">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pPr>
            <w:r w:rsidRPr="00065484">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pPr>
            <w:r w:rsidRPr="00065484">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pPr>
            <w:r w:rsidRPr="00065484">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pPr>
            <w:r w:rsidRPr="00065484">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pPr>
            <w:r w:rsidRPr="00065484">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pPr>
            <w:r w:rsidRPr="00065484">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pPr>
            <w:r w:rsidRPr="00065484">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pPr>
            <w:r w:rsidRPr="00065484">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pPr>
            <w:r w:rsidRPr="00065484">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pPr>
            <w:r w:rsidRPr="00065484">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pPr>
            <w:r w:rsidRPr="00065484">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pPr>
            <w:r w:rsidRPr="00065484">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pPr>
            <w:r w:rsidRPr="00065484">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pPr>
            <w:r w:rsidRPr="00065484">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pPr>
            <w:r w:rsidRPr="00065484">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pPr>
            <w:r w:rsidRPr="00065484">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pPr>
            <w:r w:rsidRPr="00065484">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pPr>
            <w:r w:rsidRPr="00065484">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pPr>
            <w:r w:rsidRPr="00065484">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pPr>
            <w:r w:rsidRPr="00065484">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pPr>
            <w:r w:rsidRPr="00065484">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pPr>
            <w:r w:rsidRPr="00065484">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pPr>
            <w:r w:rsidRPr="00065484">
              <w:t>0.8</w:t>
            </w:r>
          </w:p>
        </w:tc>
      </w:tr>
      <w:tr w:rsidR="00597FF0" w:rsidRPr="00065484" w14:paraId="709E5F93"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pPr>
            <w:r w:rsidRPr="00065484">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pPr>
            <w:r w:rsidRPr="00065484">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pPr>
            <w:r w:rsidRPr="00065484">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pPr>
            <w:r w:rsidRPr="00065484">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pPr>
            <w:r w:rsidRPr="00065484">
              <w:t>0.75</w:t>
            </w:r>
          </w:p>
        </w:tc>
      </w:tr>
      <w:tr w:rsidR="009A724E" w:rsidRPr="00065484" w14:paraId="0B17DE01" w14:textId="77777777" w:rsidTr="005B738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pPr>
            <w:r w:rsidRPr="00065484">
              <w:t>Digit</w:t>
            </w:r>
            <w:r w:rsidR="00890420" w:rsidRPr="00065484">
              <w:t xml:space="preserve"> </w:t>
            </w:r>
            <w:r w:rsidR="00923890" w:rsidRPr="00065484">
              <w:t>Span</w:t>
            </w:r>
            <w:r w:rsidRPr="00065484">
              <w:t xml:space="preserv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pPr>
            <w:r w:rsidRPr="00065484">
              <w:t xml:space="preserve"> 8.</w:t>
            </w:r>
            <w:r w:rsidR="00923890" w:rsidRPr="00065484">
              <w:t>63</w:t>
            </w:r>
            <w:r w:rsidRPr="00065484">
              <w:t xml:space="preserve"> (2.</w:t>
            </w:r>
            <w:r w:rsidR="00923890" w:rsidRPr="00065484">
              <w:t>37</w:t>
            </w:r>
            <w:r w:rsidRPr="00065484">
              <w:t xml:space="preserve">)  </w:t>
            </w:r>
          </w:p>
        </w:tc>
        <w:tc>
          <w:tcPr>
            <w:tcW w:w="2115" w:type="dxa"/>
            <w:tcBorders>
              <w:top w:val="nil"/>
              <w:left w:val="nil"/>
              <w:bottom w:val="nil"/>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pPr>
            <w:r w:rsidRPr="00065484">
              <w:t xml:space="preserve">  11.</w:t>
            </w:r>
            <w:r w:rsidR="00923890" w:rsidRPr="00065484">
              <w:t>04</w:t>
            </w:r>
            <w:r w:rsidRPr="00065484">
              <w:t xml:space="preserve"> (2.</w:t>
            </w:r>
            <w:r w:rsidR="00923890" w:rsidRPr="00065484">
              <w:t>38</w:t>
            </w:r>
            <w:r w:rsidRPr="00065484">
              <w:t xml:space="preserve">)  </w:t>
            </w:r>
          </w:p>
        </w:tc>
        <w:tc>
          <w:tcPr>
            <w:tcW w:w="1650" w:type="dxa"/>
            <w:tcBorders>
              <w:top w:val="nil"/>
              <w:left w:val="nil"/>
              <w:bottom w:val="nil"/>
              <w:right w:val="nil"/>
            </w:tcBorders>
            <w:tcMar>
              <w:top w:w="20" w:type="dxa"/>
              <w:left w:w="20" w:type="dxa"/>
              <w:bottom w:w="100" w:type="dxa"/>
              <w:right w:w="20" w:type="dxa"/>
            </w:tcMar>
            <w:vAlign w:val="bottom"/>
          </w:tcPr>
          <w:p w14:paraId="1593D1BC" w14:textId="77777777" w:rsidR="009A724E" w:rsidRPr="00065484" w:rsidRDefault="00A51670">
            <w:pPr>
              <w:widowControl w:val="0"/>
            </w:pPr>
            <w:r w:rsidRPr="00065484">
              <w:t>&lt; 0.001</w:t>
            </w:r>
          </w:p>
        </w:tc>
        <w:tc>
          <w:tcPr>
            <w:tcW w:w="1650" w:type="dxa"/>
            <w:tcBorders>
              <w:top w:val="nil"/>
              <w:left w:val="nil"/>
              <w:bottom w:val="nil"/>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pPr>
            <w:r w:rsidRPr="00065484">
              <w:t>1.0</w:t>
            </w:r>
            <w:r w:rsidR="00923890" w:rsidRPr="00065484">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Tasks</w:t>
      </w:r>
    </w:p>
    <w:p w14:paraId="6D26600C" w14:textId="6D409B92"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21" w:author="Author"/>
          <w:b/>
          <w:i/>
        </w:rPr>
      </w:pPr>
      <w:moveFromRangeStart w:id="22" w:author="Author" w:name="move133310105"/>
      <w:moveFrom w:id="23" w:author="Author">
        <w:r w:rsidRPr="00065484" w:rsidDel="00FB6994">
          <w:rPr>
            <w:b/>
            <w:i/>
          </w:rPr>
          <w:t>Mirror Tracing</w:t>
        </w:r>
      </w:moveFrom>
    </w:p>
    <w:p w14:paraId="743F8C7D" w14:textId="6F7AAA43"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24" w:author="Author"/>
        </w:rPr>
      </w:pPr>
      <w:moveFrom w:id="25" w:author="Author">
        <w:r w:rsidRPr="00065484" w:rsidDel="00FB6994">
          <w:t xml:space="preserve">Participants </w:t>
        </w:r>
        <w:r w:rsidRPr="00065484" w:rsidDel="00FB6994">
          <w:rPr>
            <w:i/>
          </w:rPr>
          <w:t>(N:</w:t>
        </w:r>
        <w:r w:rsidRPr="00065484" w:rsidDel="00FB6994">
          <w:t xml:space="preserve"> DD = 26, TYP = 27) watched their hands in </w:t>
        </w:r>
        <w:r w:rsidR="00503174" w:rsidRPr="00065484" w:rsidDel="00FB6994">
          <w:t xml:space="preserve">a </w:t>
        </w:r>
        <w:r w:rsidRPr="00065484" w:rsidDel="00FB6994">
          <w:t xml:space="preserve">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t>
        </w:r>
        <w:r w:rsidR="00326E7E" w:rsidRPr="00065484" w:rsidDel="00FB6994">
          <w:t xml:space="preserve">within </w:t>
        </w:r>
        <w:r w:rsidRPr="00065484" w:rsidDel="00FB6994">
          <w:t>the outline of the star. Participants first completed a practice trial and then traced four times. After 30 min</w:t>
        </w:r>
        <w:r w:rsidR="00326E7E" w:rsidRPr="00065484" w:rsidDel="00FB6994">
          <w:t>utes</w:t>
        </w:r>
        <w:r w:rsidRPr="00065484" w:rsidDel="00FB6994">
          <w:t xml:space="preserve"> of performing other tasks, participants traced five more times. Completion time and number of errors per trial were the dependent variables. </w:t>
        </w:r>
      </w:moveFrom>
    </w:p>
    <w:moveFromRangeEnd w:id="22"/>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6" w:author="Author"/>
        </w:rPr>
      </w:pPr>
      <w:r w:rsidRPr="00065484">
        <w:t xml:space="preserve">Participants </w:t>
      </w:r>
      <w:r w:rsidRPr="00065484">
        <w:rPr>
          <w:i/>
        </w:rPr>
        <w:t>(N:</w:t>
      </w:r>
      <w:r w:rsidRPr="00065484">
        <w:t xml:space="preserve"> DD = 26, TYP = 27) used a</w:t>
      </w:r>
      <w:r w:rsidR="00326E7E" w:rsidRPr="00065484">
        <w:t xml:space="preserve"> stylus</w:t>
      </w:r>
      <w:r w:rsidRPr="00065484">
        <w:t xml:space="preserve"> to maintain contact with a photoelectric target </w:t>
      </w:r>
      <w:r w:rsidR="00326E7E" w:rsidRPr="00065484">
        <w:t>driven by a Lafayette photoelectric pursuit rotor (Lafayette Instruments, Model 30014)</w:t>
      </w:r>
      <w:r w:rsidRPr="00065484">
        <w:t xml:space="preserve">. </w:t>
      </w:r>
      <w:r w:rsidR="00503174" w:rsidRPr="00065484">
        <w:t xml:space="preserve">The target rotated around a rectangle with truncated corners. </w:t>
      </w:r>
      <w:r w:rsidRPr="00065484">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t>ute</w:t>
      </w:r>
      <w:r w:rsidRPr="00065484">
        <w:t>, and then completed four more 20-s trials. After 30 min</w:t>
      </w:r>
      <w:r w:rsidR="00747CE2" w:rsidRPr="00065484">
        <w:t>utes</w:t>
      </w:r>
      <w:r w:rsidRPr="00065484">
        <w:t xml:space="preserve"> of performing other tasks, participants completed eight more 20-s trials, taking a 1-min</w:t>
      </w:r>
      <w:r w:rsidR="00747CE2" w:rsidRPr="00065484">
        <w:t>ute</w:t>
      </w:r>
      <w:r w:rsidRPr="00065484">
        <w:t xml:space="preserve"> break after the first four trials as before. The dependent measure was </w:t>
      </w:r>
      <w:r w:rsidR="00747CE2" w:rsidRPr="00065484">
        <w:rPr>
          <w:i/>
          <w:iCs/>
        </w:rPr>
        <w:t>proportion on</w:t>
      </w:r>
      <w:r w:rsidR="00747CE2" w:rsidRPr="00065484">
        <w:t>, computed as time on target/(time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7" w:author="Author"/>
        </w:rPr>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To w:id="28" w:author="Author"/>
          <w:b/>
          <w:i/>
        </w:rPr>
      </w:pPr>
      <w:moveToRangeStart w:id="29" w:author="Author" w:name="move133310105"/>
      <w:moveTo w:id="30" w:author="Author">
        <w:r w:rsidRPr="00065484">
          <w:rPr>
            <w:b/>
            <w:i/>
          </w:rPr>
          <w:t>Mirror Tracing</w:t>
        </w:r>
      </w:moveTo>
    </w:p>
    <w:p w14:paraId="1871AFC5" w14:textId="77777777" w:rsidR="00FB6994" w:rsidRPr="00065484" w:rsidDel="00FB699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31" w:author="Author"/>
          <w:moveTo w:id="32" w:author="Author"/>
        </w:rPr>
      </w:pPr>
      <w:moveTo w:id="33" w:author="Author">
        <w:r w:rsidRPr="00065484">
          <w:lastRenderedPageBreak/>
          <w:t xml:space="preserve">Participants </w:t>
        </w:r>
        <w:r w:rsidRPr="00065484">
          <w:rPr>
            <w:i/>
          </w:rPr>
          <w:t>(N:</w:t>
        </w:r>
        <w:r w:rsidRPr="00065484">
          <w:t xml:space="preserve"> DD = 26, TYP = 27) watched their hands in a 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moveTo>
    </w:p>
    <w:moveToRangeEnd w:id="29"/>
    <w:p w14:paraId="55E46829"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7DDC1EF" w14:textId="64041478" w:rsidR="009A724E" w:rsidDel="006E32BB"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34" w:author="Author"/>
        </w:rPr>
      </w:pPr>
      <w:r w:rsidRPr="00065484">
        <w:rPr>
          <w:b/>
          <w:i/>
        </w:rPr>
        <w:t>Statistical Learning (SL)</w:t>
      </w:r>
    </w:p>
    <w:p w14:paraId="0B92366F" w14:textId="77777777" w:rsidR="006E32BB" w:rsidRPr="00065484" w:rsidRDefault="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35" w:author="Author"/>
          <w:b/>
          <w:i/>
        </w:rPr>
      </w:pPr>
    </w:p>
    <w:p w14:paraId="0A5CFA64" w14:textId="05886609" w:rsidR="00700FBD" w:rsidRDefault="00275998"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36" w:author="Author"/>
        </w:rPr>
      </w:pPr>
      <w:ins w:id="37" w:author="Author">
        <w:del w:id="38" w:author="Author">
          <w:r w:rsidDel="006E32BB">
            <w:tab/>
          </w:r>
          <w:r w:rsidDel="006E32BB">
            <w:tab/>
          </w:r>
        </w:del>
      </w:ins>
      <w:r w:rsidR="00A51670" w:rsidRPr="00065484">
        <w:t>Participants (</w:t>
      </w:r>
      <w:r w:rsidR="00A51670" w:rsidRPr="00065484">
        <w:rPr>
          <w:i/>
        </w:rPr>
        <w:t>N</w:t>
      </w:r>
      <w:r w:rsidR="00A51670" w:rsidRPr="00065484">
        <w:t xml:space="preserve">: DD = 17, TYP = 24) </w:t>
      </w:r>
      <w:ins w:id="39" w:author="Author">
        <w:r w:rsidR="008147DA">
          <w:t xml:space="preserve">were invited to </w:t>
        </w:r>
      </w:ins>
      <w:r w:rsidR="00A51670" w:rsidRPr="00065484">
        <w:t>complete</w:t>
      </w:r>
      <w:del w:id="40" w:author="Author">
        <w:r w:rsidR="00A51670" w:rsidRPr="00065484" w:rsidDel="008147DA">
          <w:delText>d</w:delText>
        </w:r>
      </w:del>
      <w:r w:rsidR="00A51670" w:rsidRPr="00065484">
        <w:t xml:space="preserve"> one visual SL (VSL) task and one auditory SL (ASL) task</w:t>
      </w:r>
      <w:ins w:id="41" w:author="Author">
        <w:r w:rsidR="008147DA">
          <w:t xml:space="preserve"> by themselves</w:t>
        </w:r>
      </w:ins>
      <w:r w:rsidR="00A51670" w:rsidRPr="00065484">
        <w:t>, hosted on a secure website</w:t>
      </w:r>
      <w:ins w:id="42" w:author="Author">
        <w:r>
          <w:t xml:space="preserve">. </w:t>
        </w:r>
      </w:ins>
      <w:del w:id="43" w:author="Author">
        <w:r w:rsidR="00A51670" w:rsidRPr="00065484" w:rsidDel="00275998">
          <w:delText xml:space="preserve"> (</w:delText>
        </w:r>
        <w:r w:rsidDel="00275998">
          <w:rPr>
            <w:rFonts w:ascii="Arial" w:eastAsia="SimSun" w:hAnsi="Arial" w:cs="Arial"/>
            <w:sz w:val="22"/>
            <w:szCs w:val="22"/>
          </w:rPr>
          <w:fldChar w:fldCharType="begin"/>
        </w:r>
        <w:r w:rsidRPr="00275998" w:rsidDel="00275998">
          <w:delInstrText>HYPERLINK "https://www.cogscigame.co" \h</w:delInstrText>
        </w:r>
        <w:r w:rsidDel="00275998">
          <w:rPr>
            <w:rFonts w:ascii="Arial" w:eastAsia="SimSun" w:hAnsi="Arial" w:cs="Arial"/>
            <w:sz w:val="22"/>
            <w:szCs w:val="22"/>
          </w:rPr>
          <w:fldChar w:fldCharType="separate"/>
        </w:r>
        <w:r w:rsidR="00A51670" w:rsidRPr="00275998" w:rsidDel="00275998">
          <w:rPr>
            <w:color w:val="1155CC"/>
            <w:u w:val="single"/>
          </w:rPr>
          <w:delText>https://www.cogscigame.co</w:delText>
        </w:r>
        <w:r w:rsidDel="00275998">
          <w:rPr>
            <w:color w:val="1155CC"/>
            <w:u w:val="single"/>
          </w:rPr>
          <w:fldChar w:fldCharType="end"/>
        </w:r>
        <w:r w:rsidR="00A51670" w:rsidRPr="00065484" w:rsidDel="00275998">
          <w:delText xml:space="preserve">). </w:delText>
        </w:r>
      </w:del>
      <w:ins w:id="44" w:author="Author">
        <w:r w:rsidR="008147DA">
          <w:t>Age and sex ratio are matched between DD and TYP. But DD group has a relatively lower nonverbal IQ, compared to TYP (DD: 105.5, TYP: 115.8,</w:t>
        </w:r>
        <w:r w:rsidR="008147DA">
          <w:rPr>
            <w:i/>
            <w:iCs/>
          </w:rPr>
          <w:t xml:space="preserve"> p</w:t>
        </w:r>
        <w:r w:rsidR="008147DA">
          <w:t xml:space="preserve"> = 0.02). </w:t>
        </w:r>
        <w:r w:rsidR="006F71A8">
          <w:t xml:space="preserve">Participants were asked to complete the tasks </w:t>
        </w:r>
        <w:r>
          <w:t>with a set of headphones or earphones at a quiet room with few distractions and have about 20 minutes of uninterrupted time to complete both tasks.</w:t>
        </w:r>
        <w:r w:rsidR="006F71A8">
          <w:t xml:space="preserve"> </w:t>
        </w:r>
        <w:r>
          <w:t>A</w:t>
        </w:r>
        <w:r w:rsidR="008147DA">
          <w:t xml:space="preserve"> sound volume check was included at the beginning to ensure that participants were able to hear the auditory stimuli</w:t>
        </w:r>
        <w:r w:rsidR="006F71A8">
          <w:t xml:space="preserve">. </w:t>
        </w:r>
      </w:ins>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5" w:author="Author"/>
        </w:rPr>
      </w:pPr>
      <w:ins w:id="46" w:author="Author">
        <w:r w:rsidRPr="00700FBD">
          <w:rPr>
            <w:noProof/>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8"/>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ins>
    </w:p>
    <w:p w14:paraId="58A1187C" w14:textId="425A39B4" w:rsidR="00457A03" w:rsidRPr="00457A03" w:rsidRDefault="00457A03" w:rsidP="00457A03">
      <w:pPr>
        <w:rPr>
          <w:ins w:id="47" w:author="Author"/>
        </w:rPr>
      </w:pPr>
      <w:ins w:id="48" w:author="Author">
        <w:r w:rsidRPr="00457A03">
          <w:rPr>
            <w:b/>
            <w:bCs/>
            <w:color w:val="FF0000"/>
          </w:rPr>
          <w:t>Figure 1</w:t>
        </w:r>
        <w:r w:rsidRPr="00457A03">
          <w:rPr>
            <w:color w:val="FF0000"/>
          </w:rPr>
          <w:t>. Visual statistical learning (VSL) and auditory statistical learning (ASL) task procedure. During the familiarization phase (left), participants were exposed to a continuous stream of visual (upper) or auditory (lower) stimuli containing triplet patterns while performing a target detection cover task. During the test phase (right), participants completed a two-alternative forced-choice task. Figure adapted from Qi et al. (2019).</w:t>
        </w:r>
      </w:ins>
    </w:p>
    <w:p w14:paraId="7FE67A69" w14:textId="77777777" w:rsidR="00700FBD" w:rsidRDefault="00700FBD">
      <w:pPr>
        <w:widowControl w:val="0"/>
        <w:tabs>
          <w:tab w:val="left" w:pos="360"/>
          <w:tab w:val="left" w:pos="720"/>
          <w:tab w:val="left" w:pos="1080"/>
          <w:tab w:val="left" w:pos="1440"/>
          <w:tab w:val="left" w:pos="1800"/>
          <w:tab w:val="left" w:pos="2160"/>
          <w:tab w:val="left" w:pos="2880"/>
          <w:tab w:val="left" w:pos="3600"/>
          <w:tab w:val="left" w:pos="4320"/>
        </w:tabs>
        <w:jc w:val="both"/>
        <w:rPr>
          <w:ins w:id="49" w:author="Author"/>
        </w:rPr>
        <w:pPrChange w:id="50" w:author="Author">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PrChange>
      </w:pPr>
    </w:p>
    <w:p w14:paraId="01C11217" w14:textId="2C348A03" w:rsidR="00275998" w:rsidRPr="001F19A9"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hAnsi="Calibri" w:cs="Calibri"/>
          <w:rPrChange w:id="51" w:author="Author">
            <w:rPr/>
          </w:rPrChange>
        </w:rPr>
      </w:pPr>
      <w:ins w:id="52" w:author="Author">
        <w:r>
          <w:lastRenderedPageBreak/>
          <w:tab/>
        </w:r>
        <w:del w:id="53" w:author="Author">
          <w:r w:rsidR="00275998" w:rsidDel="00700FBD">
            <w:tab/>
          </w:r>
          <w:r w:rsidR="00275998" w:rsidDel="00700FBD">
            <w:tab/>
          </w:r>
        </w:del>
      </w:ins>
      <w:del w:id="54" w:author="Author">
        <w:r w:rsidR="00326E7E" w:rsidRPr="00065484" w:rsidDel="006F71A8">
          <w:delText>M</w:delText>
        </w:r>
        <w:r w:rsidR="00A93BF9" w:rsidRPr="00065484" w:rsidDel="006F71A8">
          <w:delText xml:space="preserve">aterials for reproducing the tasks are available </w:delText>
        </w:r>
        <w:r w:rsidR="00326E7E" w:rsidRPr="00065484" w:rsidDel="006F71A8">
          <w:delText>at</w:delText>
        </w:r>
        <w:r w:rsidR="00A93BF9" w:rsidRPr="00065484" w:rsidDel="006F71A8">
          <w:delText xml:space="preserve"> </w:delText>
        </w:r>
        <w:r w:rsidR="00275998" w:rsidDel="006F71A8">
          <w:rPr>
            <w:rFonts w:ascii="Arial" w:eastAsia="SimSun" w:hAnsi="Arial" w:cs="Arial"/>
            <w:sz w:val="22"/>
            <w:szCs w:val="22"/>
          </w:rPr>
          <w:fldChar w:fldCharType="begin"/>
        </w:r>
        <w:r w:rsidR="00275998" w:rsidDel="006F71A8">
          <w:delInstrText>HYPERLINK "https://zenodo.org/record/3820620" \l ".Y3eE--zMLvV"</w:delInstrText>
        </w:r>
        <w:r w:rsidR="00275998" w:rsidDel="006F71A8">
          <w:rPr>
            <w:rFonts w:ascii="Arial" w:eastAsia="SimSun" w:hAnsi="Arial" w:cs="Arial"/>
            <w:sz w:val="22"/>
            <w:szCs w:val="22"/>
          </w:rPr>
          <w:fldChar w:fldCharType="separate"/>
        </w:r>
        <w:r w:rsidR="00A93BF9" w:rsidRPr="00065484" w:rsidDel="006F71A8">
          <w:rPr>
            <w:rStyle w:val="Hyperlink"/>
          </w:rPr>
          <w:delText>https://zenodo.org/record/3820620#.Y3eE--zMLvV</w:delText>
        </w:r>
        <w:r w:rsidR="00275998" w:rsidDel="006F71A8">
          <w:rPr>
            <w:rStyle w:val="Hyperlink"/>
          </w:rPr>
          <w:fldChar w:fldCharType="end"/>
        </w:r>
        <w:r w:rsidR="00A93BF9" w:rsidRPr="00065484" w:rsidDel="006F71A8">
          <w:delText xml:space="preserve">. </w:delText>
        </w:r>
      </w:del>
      <w:r w:rsidR="00A51670" w:rsidRPr="00065484">
        <w:t xml:space="preserve">The design and procedure </w:t>
      </w:r>
      <w:ins w:id="55" w:author="Author">
        <w:r>
          <w:t xml:space="preserve">(Shown in </w:t>
        </w:r>
        <w:r w:rsidRPr="001F19A9">
          <w:rPr>
            <w:b/>
            <w:bCs/>
            <w:rPrChange w:id="56" w:author="Author">
              <w:rPr/>
            </w:rPrChange>
          </w:rPr>
          <w:t>Figure 1)</w:t>
        </w:r>
        <w:r>
          <w:t xml:space="preserve"> </w:t>
        </w:r>
      </w:ins>
      <w:r w:rsidR="00A51670" w:rsidRPr="00065484">
        <w:t xml:space="preserve">of the SL tasks have been previously described </w:t>
      </w:r>
      <w:r w:rsidR="00326E7E" w:rsidRPr="00065484">
        <w:t xml:space="preserve">in detail </w:t>
      </w:r>
      <w:r w:rsidR="00A51670" w:rsidRPr="00065484">
        <w:t xml:space="preserve">in Qi et al. (2019). </w:t>
      </w:r>
      <w:ins w:id="57" w:author="Author">
        <w:r w:rsidR="00884528">
          <w:t xml:space="preserve">Similar tasks </w:t>
        </w:r>
        <w:r w:rsidR="00275998">
          <w:t xml:space="preserve">with a different set of cartoon images (Qi et al., 2020) </w:t>
        </w:r>
        <w:r w:rsidR="00884528">
          <w:t xml:space="preserve">have been validated </w:t>
        </w:r>
        <w:r w:rsidR="00F21A92">
          <w:t xml:space="preserve">in both adults and children </w:t>
        </w:r>
        <w:r w:rsidR="00275998">
          <w:t>(Schneider et al., 2020)</w:t>
        </w:r>
        <w:r w:rsidR="00F21A92">
          <w:t>.</w:t>
        </w:r>
        <w:r w:rsidR="00884528">
          <w:t xml:space="preserve"> </w:t>
        </w:r>
        <w:r w:rsidR="006F71A8" w:rsidRPr="006F71A8">
          <w:rPr>
            <w:rFonts w:ascii="Calibri" w:hAnsi="Calibri" w:cs="Calibri"/>
          </w:rPr>
          <w:t>﻿</w:t>
        </w:r>
        <w:r w:rsidR="006F71A8">
          <w:t>I</w:t>
        </w:r>
        <w:r w:rsidR="006F71A8" w:rsidRPr="006F71A8">
          <w:t>nstructions were given before each task regarding whether the task required watching or listening</w:t>
        </w:r>
        <w:r w:rsidR="006F71A8">
          <w:t>.</w:t>
        </w:r>
        <w:r w:rsidR="00275998">
          <w:t xml:space="preserve"> The order of the two tasks is randomized across participants.</w:t>
        </w:r>
        <w:r w:rsidR="006F71A8">
          <w:t xml:space="preserve"> </w:t>
        </w:r>
        <w:r w:rsidR="006F71A8" w:rsidRPr="006F71A8">
          <w:t>All instructions were embedded on the webpage and were pre-recorded by a female native English speaker.</w:t>
        </w:r>
        <w:r w:rsidR="00275998">
          <w:t xml:space="preserve"> </w:t>
        </w:r>
      </w:ins>
      <w:r w:rsidR="00A51670" w:rsidRPr="00065484">
        <w:t xml:space="preserve">For each SL task, a familiarization phase, in which participants performed a target detection task for </w:t>
      </w:r>
      <w:r w:rsidR="00AF2688" w:rsidRPr="00065484">
        <w:t xml:space="preserve">approximately </w:t>
      </w:r>
      <w:r w:rsidR="00A51670" w:rsidRPr="00065484">
        <w:t xml:space="preserve">5 </w:t>
      </w:r>
      <w:r w:rsidR="003C77DD" w:rsidRPr="00065484">
        <w:t>min</w:t>
      </w:r>
      <w:r w:rsidR="00A51670" w:rsidRPr="00065484">
        <w:t xml:space="preserve">, was immediately followed by a test phase, in which a two-alternative forced-choice (2AFC) test was given. </w:t>
      </w:r>
      <w:ins w:id="58" w:author="Author">
        <w:r w:rsidR="006F71A8" w:rsidRPr="006F71A8">
          <w:rPr>
            <w:rFonts w:ascii="Calibri" w:hAnsi="Calibri" w:cs="Calibri"/>
          </w:rPr>
          <w:t>﻿</w:t>
        </w:r>
      </w:ins>
    </w:p>
    <w:p w14:paraId="10DC80D9" w14:textId="77777777"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59" w:author="Author"/>
        </w:rPr>
      </w:pPr>
      <w:ins w:id="60" w:author="Author">
        <w:r>
          <w:tab/>
        </w:r>
        <w:r>
          <w:tab/>
        </w:r>
      </w:ins>
      <w:del w:id="61" w:author="Author">
        <w:r w:rsidR="00A51670" w:rsidRPr="00065484" w:rsidDel="00275998">
          <w:tab/>
        </w:r>
      </w:del>
      <w:r w:rsidR="00A51670" w:rsidRPr="00065484">
        <w:t xml:space="preserve">In the familiarization phase, </w:t>
      </w:r>
      <w:ins w:id="62" w:author="Author">
        <w:r w:rsidR="006F71A8">
          <w:t>p</w:t>
        </w:r>
        <w:r w:rsidR="006F71A8" w:rsidRPr="006F71A8">
          <w:t>articipants were shown a target stimulus during the instructions and were told to press the space bar as soon as they saw or heard the same target during the familiarization phase.</w:t>
        </w:r>
        <w:r w:rsidR="006F71A8">
          <w:t xml:space="preserve"> S</w:t>
        </w:r>
      </w:ins>
      <w:del w:id="63" w:author="Author">
        <w:r w:rsidR="00A51670" w:rsidRPr="00065484" w:rsidDel="006F71A8">
          <w:delText>s</w:delText>
        </w:r>
      </w:del>
      <w:r w:rsidR="00A51670" w:rsidRPr="00065484">
        <w:t xml:space="preserve">timuli were presented in a continuous stream according to an embedded pattern of four unique triplets. In </w:t>
      </w:r>
      <w:r w:rsidR="00326E7E" w:rsidRPr="00065484">
        <w:t xml:space="preserve">the </w:t>
      </w:r>
      <w:r w:rsidR="00A51670" w:rsidRPr="00065484">
        <w:t>VSL</w:t>
      </w:r>
      <w:r w:rsidR="00326E7E" w:rsidRPr="00065484">
        <w:t xml:space="preserve"> task</w:t>
      </w:r>
      <w:r w:rsidR="00A51670" w:rsidRPr="00065484">
        <w:t xml:space="preserve">, 12 unique </w:t>
      </w:r>
      <w:r w:rsidR="00326E7E" w:rsidRPr="00065484">
        <w:t xml:space="preserve">cartoon </w:t>
      </w:r>
      <w:r w:rsidR="00A51670" w:rsidRPr="00065484">
        <w:t xml:space="preserve">alien images formed four target triplets. Each of the target triplets was repeated 24 times for a total of 96 triplets. Each image was presented one at a time at the center of the screen for 800 ms with </w:t>
      </w:r>
      <w:r w:rsidR="00326E7E" w:rsidRPr="00065484">
        <w:t xml:space="preserve">a </w:t>
      </w:r>
      <w:r w:rsidR="00A51670" w:rsidRPr="00065484">
        <w:t>200</w:t>
      </w:r>
      <w:r w:rsidR="00326E7E" w:rsidRPr="00065484">
        <w:t>-</w:t>
      </w:r>
      <w:r w:rsidR="00A51670" w:rsidRPr="00065484">
        <w:t>ms inter-stimulus interval (stimulus onset asynchrony (SOA) = 1000 ms), lasting</w:t>
      </w:r>
      <w:r w:rsidR="00AF2688" w:rsidRPr="00065484">
        <w:t xml:space="preserve"> a total of</w:t>
      </w:r>
      <w:r w:rsidR="00A51670" w:rsidRPr="00065484">
        <w:t xml:space="preserve"> 4 min 48 s</w:t>
      </w:r>
      <w:r w:rsidR="003C77DD" w:rsidRPr="00065484">
        <w:t>ec</w:t>
      </w:r>
      <w:r w:rsidR="00A51670" w:rsidRPr="00065484">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64" w:author="Author"/>
        </w:rPr>
      </w:pPr>
      <w:ins w:id="65" w:author="Author">
        <w:r>
          <w:tab/>
        </w:r>
        <w:r>
          <w:tab/>
        </w:r>
      </w:ins>
      <w:r w:rsidR="00A51670" w:rsidRPr="00065484">
        <w:t xml:space="preserve">In </w:t>
      </w:r>
      <w:r w:rsidR="00326E7E" w:rsidRPr="00065484">
        <w:t xml:space="preserve">the </w:t>
      </w:r>
      <w:r w:rsidR="00A51670" w:rsidRPr="00065484">
        <w:t>ASL</w:t>
      </w:r>
      <w:r w:rsidR="00326E7E" w:rsidRPr="00065484">
        <w:t xml:space="preserve"> task</w:t>
      </w:r>
      <w:r w:rsidR="00A51670" w:rsidRPr="00065484">
        <w:t>, 12 unique monotones of the same duration (328 ms) formed four target triplets. Each triplet was repeated 48 times for a total of 192 triplets. The SOA was 480 ms, with the familiarization phase lasting 4 min and 36 s</w:t>
      </w:r>
      <w:r w:rsidR="003C77DD" w:rsidRPr="00065484">
        <w:t>ec</w:t>
      </w:r>
      <w:r w:rsidR="00A51670" w:rsidRPr="00065484">
        <w:t xml:space="preserve">. Presentation speed was faster in the auditory than visual tasks due to differences in perceptual preference </w:t>
      </w:r>
      <w:r w:rsidR="00226A8E" w:rsidRPr="00065484">
        <w:fldChar w:fldCharType="begin"/>
      </w:r>
      <w:r w:rsidR="00226A8E" w:rsidRPr="00065484">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fldChar w:fldCharType="separate"/>
      </w:r>
      <w:r w:rsidR="00226A8E" w:rsidRPr="00065484">
        <w:rPr>
          <w:noProof/>
        </w:rPr>
        <w:t>(Conway &amp; Christiansen, 2009; Emberson et al., 2011)</w:t>
      </w:r>
      <w:r w:rsidR="00226A8E" w:rsidRPr="00065484">
        <w:fldChar w:fldCharType="end"/>
      </w:r>
      <w:r w:rsidR="00226A8E" w:rsidRPr="00065484">
        <w:t>.</w:t>
      </w:r>
      <w:r w:rsidR="00A51670" w:rsidRPr="00065484">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1ECE3A86"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66" w:author="Author">
        <w:r>
          <w:tab/>
        </w:r>
        <w:r>
          <w:tab/>
        </w:r>
      </w:ins>
      <w:r w:rsidR="00A51670" w:rsidRPr="00065484">
        <w:t>This approach of measuring online learning has been validated in our previous work in adult learners</w:t>
      </w:r>
      <w:r w:rsidR="00AF2688" w:rsidRPr="00065484">
        <w:t>:</w:t>
      </w:r>
      <w:r w:rsidR="00A51670" w:rsidRPr="00065484">
        <w:t xml:space="preserve"> </w:t>
      </w:r>
      <w:r w:rsidR="00AF2688" w:rsidRPr="00065484">
        <w:t>their responses to target stimuli</w:t>
      </w:r>
      <w:r w:rsidR="00A51670" w:rsidRPr="00065484">
        <w:t xml:space="preserve"> accelerated more quickly in structured sequences</w:t>
      </w:r>
      <w:r w:rsidR="00462373" w:rsidRPr="00065484">
        <w:t>,</w:t>
      </w:r>
      <w:r w:rsidR="00A51670" w:rsidRPr="00065484">
        <w:t xml:space="preserve"> similar to the ones used here</w:t>
      </w:r>
      <w:r w:rsidR="00462373" w:rsidRPr="00065484">
        <w:t>,</w:t>
      </w:r>
      <w:r w:rsidR="00A51670" w:rsidRPr="00065484">
        <w:t xml:space="preserve"> than in random sequences where no triplets were formed and the </w:t>
      </w:r>
      <w:r w:rsidR="00A51670" w:rsidRPr="00065484">
        <w:lastRenderedPageBreak/>
        <w:t xml:space="preserve">same stimuli were displayed in a random order </w:t>
      </w:r>
      <w:r w:rsidR="007F3347" w:rsidRPr="00065484">
        <w:fldChar w:fldCharType="begin"/>
      </w:r>
      <w:r w:rsidR="007F3347" w:rsidRPr="00065484">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fldChar w:fldCharType="separate"/>
      </w:r>
      <w:r w:rsidR="007F3347" w:rsidRPr="00065484">
        <w:rPr>
          <w:noProof/>
        </w:rPr>
        <w:t>(Schneider et al., 2020; Tang et al., 2022)</w:t>
      </w:r>
      <w:r w:rsidR="007F3347" w:rsidRPr="00065484">
        <w:fldChar w:fldCharType="end"/>
      </w:r>
      <w:r w:rsidR="007F3347" w:rsidRPr="00065484">
        <w:t>.</w:t>
      </w:r>
      <w:r w:rsidR="00A51670" w:rsidRPr="00065484">
        <w:t xml:space="preserve"> </w:t>
      </w:r>
      <w:r w:rsidR="00665A0F" w:rsidRPr="00065484">
        <w:t xml:space="preserve">Significant </w:t>
      </w:r>
      <w:r w:rsidR="00A51670" w:rsidRPr="00065484">
        <w:t>RT acceleration was also observed in children using a tablet to respond to target</w:t>
      </w:r>
      <w:r w:rsidR="00AF2688" w:rsidRPr="00065484">
        <w:t>s</w:t>
      </w:r>
      <w:r w:rsidR="00A51670" w:rsidRPr="00065484">
        <w:t xml:space="preserve"> </w:t>
      </w:r>
      <w:r w:rsidR="00AF2688" w:rsidRPr="00065484">
        <w:t>in</w:t>
      </w:r>
      <w:r w:rsidR="00A51670" w:rsidRPr="00065484">
        <w:t xml:space="preserve"> the </w:t>
      </w:r>
      <w:r w:rsidR="00AF2688" w:rsidRPr="00065484">
        <w:t xml:space="preserve">third </w:t>
      </w:r>
      <w:r w:rsidR="00A51670" w:rsidRPr="00065484">
        <w:t>position</w:t>
      </w:r>
      <w:r w:rsidR="00AF2688" w:rsidRPr="00065484">
        <w:t>, but not the first position,</w:t>
      </w:r>
      <w:r w:rsidR="00A51670" w:rsidRPr="00065484">
        <w:t xml:space="preserve"> of a triplet</w:t>
      </w:r>
      <w:r w:rsidR="00AF2688" w:rsidRPr="00065484">
        <w:t>, indicating that they had learned the triplet structure and could anticipate the target</w:t>
      </w:r>
      <w:r w:rsidR="00665A0F" w:rsidRPr="00065484">
        <w:t xml:space="preserve"> </w:t>
      </w:r>
      <w:r w:rsidR="00A51670" w:rsidRPr="00065484">
        <w:t xml:space="preserve">(Zinszer et al., </w:t>
      </w:r>
      <w:ins w:id="67" w:author="Author">
        <w:r w:rsidR="00F21A92">
          <w:t>in press</w:t>
        </w:r>
      </w:ins>
      <w:del w:id="68" w:author="Author">
        <w:r w:rsidR="00A51670" w:rsidRPr="00065484" w:rsidDel="00F21A92">
          <w:delText>2020</w:delText>
        </w:r>
      </w:del>
      <w:r w:rsidR="00A51670" w:rsidRPr="00065484">
        <w:t xml:space="preserve">). </w:t>
      </w:r>
      <w:r w:rsidR="005964A1" w:rsidRPr="00065484">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AF2688" w:rsidRPr="00065484">
        <w:t>In t</w:t>
      </w:r>
      <w:r w:rsidRPr="00065484">
        <w:t>he 2AFC test phase</w:t>
      </w:r>
      <w:r w:rsidR="00AF2688" w:rsidRPr="00065484">
        <w:t>,</w:t>
      </w:r>
      <w:r w:rsidRPr="00065484">
        <w:t xml:space="preserve"> </w:t>
      </w:r>
      <w:r w:rsidR="00AF2688" w:rsidRPr="00065484">
        <w:t>participants were asked to identify which of two triplets seemed more like what they saw during the familiarization phase. One</w:t>
      </w:r>
      <w:r w:rsidRPr="00065484">
        <w:t xml:space="preserve"> option w</w:t>
      </w:r>
      <w:r w:rsidR="00AF2688" w:rsidRPr="00065484">
        <w:t>as</w:t>
      </w:r>
      <w:r w:rsidRPr="00065484">
        <w:t xml:space="preserve"> a target triplet from the familiarization phase and </w:t>
      </w:r>
      <w:r w:rsidR="00AF2688" w:rsidRPr="00065484">
        <w:t xml:space="preserve">the other was </w:t>
      </w:r>
      <w:r w:rsidRPr="00065484">
        <w:t xml:space="preserve">a foil triplet that was novel to the participant. Foil triplets were constructed so that the relative position of each image was the same as </w:t>
      </w:r>
      <w:r w:rsidR="00AF2688" w:rsidRPr="00065484">
        <w:t xml:space="preserve">in </w:t>
      </w:r>
      <w:r w:rsidRPr="00065484">
        <w:t xml:space="preserve">the target triplet. The test phase consisted of 32 </w:t>
      </w:r>
      <w:r w:rsidR="00AF2688" w:rsidRPr="00065484">
        <w:t xml:space="preserve">trials </w:t>
      </w:r>
      <w:r w:rsidRPr="00065484">
        <w:t xml:space="preserve">(4 target triplets x 4 foil triplets x 2 repetitions) </w:t>
      </w:r>
      <w:r w:rsidR="00AF2688" w:rsidRPr="00065484">
        <w:t xml:space="preserve">presented in </w:t>
      </w:r>
      <w:r w:rsidRPr="00065484">
        <w:t xml:space="preserve">random order. The images and sounds within each triplet were presented one at a time at the same presentation rate as </w:t>
      </w:r>
      <w:r w:rsidR="00AF2688" w:rsidRPr="00065484">
        <w:t xml:space="preserve">in </w:t>
      </w:r>
      <w:r w:rsidRPr="00065484">
        <w:t>the familiarization phase with a 1000</w:t>
      </w:r>
      <w:r w:rsidR="00AF2688" w:rsidRPr="00065484">
        <w:t>-</w:t>
      </w:r>
      <w:r w:rsidRPr="00065484">
        <w:t xml:space="preserve">ms pause between the target and the foil triplets. There were no time constraints for responses and no feedback </w:t>
      </w:r>
      <w:r w:rsidR="00AF2688" w:rsidRPr="00065484">
        <w:t>was given</w:t>
      </w:r>
      <w:r w:rsidRPr="00065484">
        <w:t>.</w:t>
      </w:r>
      <w:r w:rsidR="00AF2688" w:rsidRPr="00065484">
        <w:t xml:space="preserve"> The dependent measure was accuracy.</w:t>
      </w:r>
    </w:p>
    <w:p w14:paraId="15CDCE3D" w14:textId="305C3F25"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3C77DD" w:rsidRPr="00065484">
        <w:t>One</w:t>
      </w:r>
      <w:r w:rsidRPr="00065484">
        <w:t xml:space="preserve"> participant in the DD</w:t>
      </w:r>
      <w:r w:rsidRPr="00065484">
        <w:rPr>
          <w:i/>
        </w:rPr>
        <w:t xml:space="preserve"> </w:t>
      </w:r>
      <w:r w:rsidRPr="00065484">
        <w:t xml:space="preserve">group was removed from the ASL analyses and </w:t>
      </w:r>
      <w:r w:rsidR="003C77DD" w:rsidRPr="00065484">
        <w:t>one</w:t>
      </w:r>
      <w:r w:rsidRPr="00065484">
        <w:t xml:space="preserve"> participant in the TYP group was removed from the VSL analyses because their data were not recorded due to technical issues. </w:t>
      </w:r>
      <w:del w:id="69" w:author="Author">
        <w:r w:rsidRPr="00065484" w:rsidDel="00275998">
          <w:delText>Task order (VSL or ASL first) was counterbalanced across participants.</w:delText>
        </w:r>
      </w:del>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Statistical Analysis</w:t>
      </w:r>
    </w:p>
    <w:p w14:paraId="460B8CAA" w14:textId="3BA3F773" w:rsidR="009A724E" w:rsidRPr="00065484" w:rsidRDefault="00F21A9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70" w:author="Author">
        <w:del w:id="71" w:author="Author">
          <w:r w:rsidDel="006E32BB">
            <w:tab/>
          </w:r>
          <w:r w:rsidDel="006E32BB">
            <w:tab/>
          </w:r>
        </w:del>
      </w:ins>
      <w:r w:rsidR="00A51670" w:rsidRPr="00065484">
        <w:t xml:space="preserve">For all four experiments, outcome variables were analyzed in R v3.5.0 </w:t>
      </w:r>
      <w:r w:rsidR="00226A8E" w:rsidRPr="00065484">
        <w:fldChar w:fldCharType="begin"/>
      </w:r>
      <w:r w:rsidR="00226A8E" w:rsidRPr="00065484">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fldChar w:fldCharType="separate"/>
      </w:r>
      <w:r w:rsidR="007F3347" w:rsidRPr="00065484">
        <w:rPr>
          <w:noProof/>
        </w:rPr>
        <w:t>(Team, 2013)</w:t>
      </w:r>
      <w:r w:rsidR="00226A8E" w:rsidRPr="00065484">
        <w:fldChar w:fldCharType="end"/>
      </w:r>
      <w:r w:rsidR="00226A8E" w:rsidRPr="00065484">
        <w:t>,</w:t>
      </w:r>
      <w:r w:rsidR="00A51670" w:rsidRPr="00065484">
        <w:t xml:space="preserve"> using identical statistical thresholds (</w:t>
      </w:r>
      <w:r w:rsidR="00A51670" w:rsidRPr="00065484">
        <w:rPr>
          <w:i/>
        </w:rPr>
        <w:t xml:space="preserve">p </w:t>
      </w:r>
      <w:r w:rsidR="00A51670" w:rsidRPr="00065484">
        <w:t>&lt; 0.05</w:t>
      </w:r>
      <w:r w:rsidR="00A51670" w:rsidRPr="00065484">
        <w:rPr>
          <w:i/>
        </w:rPr>
        <w:t>)</w:t>
      </w:r>
      <w:r w:rsidR="00A51670" w:rsidRPr="00065484">
        <w:t xml:space="preserve">, and maximal random effect structures </w:t>
      </w:r>
      <w:r w:rsidR="00226A8E" w:rsidRPr="00065484">
        <w:fldChar w:fldCharType="begin"/>
      </w:r>
      <w:r w:rsidR="00226A8E" w:rsidRPr="00065484">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fldChar w:fldCharType="separate"/>
      </w:r>
      <w:r w:rsidR="00226A8E" w:rsidRPr="00065484">
        <w:rPr>
          <w:noProof/>
        </w:rPr>
        <w:t>(Barr, 2013)</w:t>
      </w:r>
      <w:r w:rsidR="00226A8E" w:rsidRPr="00065484">
        <w:fldChar w:fldCharType="end"/>
      </w:r>
      <w:r w:rsidR="00A51670" w:rsidRPr="00065484">
        <w:t xml:space="preserve">, using the package </w:t>
      </w:r>
      <w:r w:rsidR="00A51670" w:rsidRPr="00065484">
        <w:rPr>
          <w:i/>
        </w:rPr>
        <w:t>lme4</w:t>
      </w:r>
      <w:r w:rsidR="00A51670" w:rsidRPr="00065484">
        <w:t xml:space="preserve"> </w:t>
      </w:r>
      <w:r w:rsidR="00226A8E" w:rsidRPr="00065484">
        <w:fldChar w:fldCharType="begin"/>
      </w:r>
      <w:r w:rsidR="00226A8E" w:rsidRPr="00065484">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fldChar w:fldCharType="separate"/>
      </w:r>
      <w:r w:rsidR="00226A8E" w:rsidRPr="00065484">
        <w:rPr>
          <w:noProof/>
        </w:rPr>
        <w:t>(Bates et al., 2007)</w:t>
      </w:r>
      <w:r w:rsidR="00226A8E" w:rsidRPr="00065484">
        <w:fldChar w:fldCharType="end"/>
      </w:r>
      <w:r w:rsidR="00226A8E" w:rsidRPr="00065484">
        <w:t>.</w:t>
      </w:r>
      <w:r w:rsidR="00A51670" w:rsidRPr="00065484">
        <w:t xml:space="preserve"> The significance of fixed effects in the linear mixed-level models was tested in an ANOVA (using Satterthwaite approximations) and fit with restricted maximum likelihood (REML) using the package </w:t>
      </w:r>
      <w:r w:rsidR="00A51670" w:rsidRPr="00065484">
        <w:rPr>
          <w:i/>
        </w:rPr>
        <w:t>lmerTest</w:t>
      </w:r>
      <w:r w:rsidR="00A51670" w:rsidRPr="00065484">
        <w:t xml:space="preserve"> </w:t>
      </w:r>
      <w:r w:rsidR="007268D5" w:rsidRPr="00065484">
        <w:fldChar w:fldCharType="begin"/>
      </w:r>
      <w:r w:rsidR="007268D5" w:rsidRPr="00065484">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fldChar w:fldCharType="separate"/>
      </w:r>
      <w:r w:rsidR="007268D5" w:rsidRPr="00065484">
        <w:rPr>
          <w:noProof/>
        </w:rPr>
        <w:t>(Kuznetsova et al., 2016)</w:t>
      </w:r>
      <w:r w:rsidR="007268D5" w:rsidRPr="00065484">
        <w:fldChar w:fldCharType="end"/>
      </w:r>
      <w:r w:rsidR="007268D5" w:rsidRPr="00065484">
        <w:t xml:space="preserve">. </w:t>
      </w:r>
      <w:r w:rsidR="00A51670" w:rsidRPr="00065484">
        <w:t xml:space="preserve">The significance of fixed effects in the generalized linear mixed-level models was estimated using personalized quasi-likelihood using the </w:t>
      </w:r>
      <w:r w:rsidR="00A51670" w:rsidRPr="00065484">
        <w:rPr>
          <w:i/>
        </w:rPr>
        <w:t xml:space="preserve">glmmPQL </w:t>
      </w:r>
      <w:r w:rsidR="00A51670" w:rsidRPr="00065484">
        <w:t xml:space="preserve">function of the package </w:t>
      </w:r>
      <w:r w:rsidR="00A51670" w:rsidRPr="00065484">
        <w:rPr>
          <w:i/>
        </w:rPr>
        <w:t>MASS</w:t>
      </w:r>
      <w:r w:rsidR="00A51670" w:rsidRPr="00065484">
        <w:t xml:space="preserve"> to improve model convergence. The effect sizes for the fixed effects in these linear mixed models were computed via the coefficient of determination (R squared) using </w:t>
      </w:r>
      <w:r w:rsidR="00A51670" w:rsidRPr="00065484">
        <w:rPr>
          <w:i/>
        </w:rPr>
        <w:t>r2beta</w:t>
      </w:r>
      <w:r w:rsidR="00A51670" w:rsidRPr="00065484">
        <w:t xml:space="preserve"> function of the package </w:t>
      </w:r>
      <w:r w:rsidR="00A51670" w:rsidRPr="00065484">
        <w:rPr>
          <w:i/>
        </w:rPr>
        <w:t>r2glmm</w:t>
      </w:r>
      <w:r w:rsidR="00A51670" w:rsidRPr="00065484">
        <w:t xml:space="preserve"> </w:t>
      </w:r>
      <w:r w:rsidR="007F3347" w:rsidRPr="00065484">
        <w:fldChar w:fldCharType="begin"/>
      </w:r>
      <w:r w:rsidR="007F3347" w:rsidRPr="00065484">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fldChar w:fldCharType="separate"/>
      </w:r>
      <w:r w:rsidR="007F3347" w:rsidRPr="00065484">
        <w:rPr>
          <w:noProof/>
        </w:rPr>
        <w:t>(Jaeger, 2017; Nakagawa &amp; Schielzeth, 2013)</w:t>
      </w:r>
      <w:r w:rsidR="007F3347" w:rsidRPr="00065484">
        <w:fldChar w:fldCharType="end"/>
      </w:r>
      <w:r w:rsidR="007F3347" w:rsidRPr="00065484">
        <w:t>.</w:t>
      </w:r>
      <w:r w:rsidR="00A51670" w:rsidRPr="00065484">
        <w:t xml:space="preserve"> In all models, </w:t>
      </w:r>
      <w:r w:rsidR="007204B3" w:rsidRPr="00065484">
        <w:t>age, s</w:t>
      </w:r>
      <w:r w:rsidR="00A51670" w:rsidRPr="00065484">
        <w:t>ex, and 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​​Pairwise Correlation Analysis</w:t>
      </w:r>
    </w:p>
    <w:p w14:paraId="5309574F" w14:textId="2464A4B3" w:rsidR="00745F7B" w:rsidRPr="001F19A9" w:rsidRDefault="00745F7B" w:rsidP="00745F7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72" w:author="Author"/>
          <w:rFonts w:eastAsia="SimSun"/>
          <w:rPrChange w:id="73" w:author="Author">
            <w:rPr>
              <w:ins w:id="74" w:author="Author"/>
              <w:rFonts w:eastAsia="SimSun"/>
              <w:sz w:val="22"/>
              <w:szCs w:val="22"/>
            </w:rPr>
          </w:rPrChange>
        </w:rPr>
      </w:pPr>
      <w:ins w:id="75" w:author="Author">
        <w:r w:rsidRPr="001F19A9">
          <w:rPr>
            <w:rFonts w:eastAsia="SimSun"/>
            <w:rPrChange w:id="76" w:author="Author">
              <w:rPr>
                <w:rFonts w:eastAsia="SimSun"/>
                <w:sz w:val="22"/>
                <w:szCs w:val="22"/>
              </w:rPr>
            </w:rPrChange>
          </w:rPr>
          <w:lastRenderedPageBreak/>
          <w:t>To determine whether individual task performance is related to underlying cognitive capacities, we performed Pearson pairwise correlations using the Hmisc package in R (Harrell Jr &amp; Harrell Jr, 2019) to examine cross-task associations (</w:t>
        </w:r>
        <w:r w:rsidRPr="001F19A9">
          <w:rPr>
            <w:rFonts w:eastAsia="SimSun"/>
            <w:b/>
            <w:bCs/>
            <w:rPrChange w:id="77" w:author="Author">
              <w:rPr>
                <w:rFonts w:eastAsia="SimSun"/>
                <w:sz w:val="22"/>
                <w:szCs w:val="22"/>
              </w:rPr>
            </w:rPrChange>
          </w:rPr>
          <w:t>Table 2</w:t>
        </w:r>
        <w:r w:rsidRPr="001F19A9">
          <w:rPr>
            <w:rFonts w:eastAsia="SimSun"/>
            <w:rPrChange w:id="78" w:author="Author">
              <w:rPr>
                <w:rFonts w:eastAsia="SimSun"/>
                <w:sz w:val="22"/>
                <w:szCs w:val="22"/>
              </w:rPr>
            </w:rPrChange>
          </w:rPr>
          <w:t>). We also investigated the relationship between task performance and participants' reading-related abilities, defined as word reading and phonological awareness, across the entire sample and within each group (</w:t>
        </w:r>
        <w:r w:rsidRPr="001F19A9">
          <w:rPr>
            <w:rFonts w:eastAsia="SimSun"/>
            <w:b/>
            <w:bCs/>
            <w:rPrChange w:id="79" w:author="Author">
              <w:rPr>
                <w:rFonts w:eastAsia="SimSun"/>
                <w:sz w:val="22"/>
                <w:szCs w:val="22"/>
              </w:rPr>
            </w:rPrChange>
          </w:rPr>
          <w:t>Table 3</w:t>
        </w:r>
        <w:r w:rsidRPr="001F19A9">
          <w:rPr>
            <w:rFonts w:eastAsia="SimSun"/>
            <w:rPrChange w:id="80" w:author="Author">
              <w:rPr>
                <w:rFonts w:eastAsia="SimSun"/>
                <w:sz w:val="22"/>
                <w:szCs w:val="22"/>
              </w:rPr>
            </w:rPrChange>
          </w:rPr>
          <w:t xml:space="preserve">). Word reading was operationaly defined by the  of Word ID and Word Attack scores from the WRMT-R/NU, while phonological awareness was operationalized as the average of Elision and Blending scores from the CTOPP-2. </w:t>
        </w:r>
      </w:ins>
    </w:p>
    <w:p w14:paraId="2C119B10" w14:textId="3B6CABD8" w:rsidR="0070034E" w:rsidRPr="0070034E" w:rsidDel="00FA6169" w:rsidRDefault="00F21A92" w:rsidP="007003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81" w:author="Author"/>
        </w:rPr>
      </w:pPr>
      <w:ins w:id="82" w:author="Author">
        <w:del w:id="83" w:author="Author">
          <w:r w:rsidRPr="001F19A9" w:rsidDel="006E32BB">
            <w:rPr>
              <w:rFonts w:eastAsia="SimSun"/>
              <w:sz w:val="22"/>
              <w:szCs w:val="22"/>
              <w:lang w:val="en"/>
              <w:rPrChange w:id="84" w:author="Author">
                <w:rPr/>
              </w:rPrChange>
            </w:rPr>
            <w:tab/>
          </w:r>
          <w:r w:rsidRPr="001F19A9" w:rsidDel="006E32BB">
            <w:rPr>
              <w:rFonts w:eastAsia="SimSun"/>
              <w:sz w:val="22"/>
              <w:szCs w:val="22"/>
              <w:lang w:val="en"/>
              <w:rPrChange w:id="85" w:author="Author">
                <w:rPr/>
              </w:rPrChange>
            </w:rPr>
            <w:tab/>
          </w:r>
        </w:del>
      </w:ins>
      <w:del w:id="86" w:author="Author">
        <w:r w:rsidR="008B0830" w:rsidRPr="001F19A9" w:rsidDel="00745F7B">
          <w:rPr>
            <w:rFonts w:eastAsia="SimSun"/>
            <w:sz w:val="22"/>
            <w:szCs w:val="22"/>
            <w:lang w:val="en"/>
            <w:rPrChange w:id="87" w:author="Author">
              <w:rPr/>
            </w:rPrChange>
          </w:rPr>
          <w:delText xml:space="preserve">To test whether individuals’ performance across </w:delText>
        </w:r>
        <w:r w:rsidR="00A83508" w:rsidRPr="001F19A9" w:rsidDel="00745F7B">
          <w:rPr>
            <w:rFonts w:eastAsia="SimSun"/>
            <w:sz w:val="22"/>
            <w:szCs w:val="22"/>
            <w:lang w:val="en"/>
            <w:rPrChange w:id="88" w:author="Author">
              <w:rPr/>
            </w:rPrChange>
          </w:rPr>
          <w:delText xml:space="preserve">these </w:delText>
        </w:r>
        <w:r w:rsidR="008B0830" w:rsidRPr="001F19A9" w:rsidDel="00745F7B">
          <w:rPr>
            <w:rFonts w:eastAsia="SimSun"/>
            <w:sz w:val="22"/>
            <w:szCs w:val="22"/>
            <w:lang w:val="en"/>
            <w:rPrChange w:id="89" w:author="Author">
              <w:rPr/>
            </w:rPrChange>
          </w:rPr>
          <w:delText xml:space="preserve">different tasks </w:delText>
        </w:r>
        <w:r w:rsidR="00A83508" w:rsidRPr="001F19A9" w:rsidDel="00745F7B">
          <w:rPr>
            <w:rFonts w:eastAsia="SimSun"/>
            <w:sz w:val="22"/>
            <w:szCs w:val="22"/>
            <w:lang w:val="en"/>
            <w:rPrChange w:id="90" w:author="Author">
              <w:rPr/>
            </w:rPrChange>
          </w:rPr>
          <w:delText xml:space="preserve">is partially constrained by an underlying unified capacity, </w:delText>
        </w:r>
        <w:r w:rsidR="00A51670" w:rsidRPr="001F19A9" w:rsidDel="00745F7B">
          <w:rPr>
            <w:rFonts w:eastAsia="SimSun"/>
            <w:sz w:val="22"/>
            <w:szCs w:val="22"/>
            <w:lang w:val="en"/>
            <w:rPrChange w:id="91" w:author="Author">
              <w:rPr/>
            </w:rPrChange>
          </w:rPr>
          <w:delText>Pearson pairwise correlations were computed to test for cross-task associations</w:delText>
        </w:r>
        <w:r w:rsidR="00A51670" w:rsidRPr="001F19A9" w:rsidDel="001C0FD2">
          <w:rPr>
            <w:rFonts w:eastAsia="SimSun"/>
            <w:sz w:val="22"/>
            <w:szCs w:val="22"/>
            <w:lang w:val="en"/>
            <w:rPrChange w:id="92" w:author="Author">
              <w:rPr/>
            </w:rPrChange>
          </w:rPr>
          <w:delText xml:space="preserve"> </w:delText>
        </w:r>
        <w:r w:rsidR="00A51670" w:rsidRPr="001F19A9" w:rsidDel="00745F7B">
          <w:rPr>
            <w:rFonts w:eastAsia="SimSun"/>
            <w:sz w:val="22"/>
            <w:szCs w:val="22"/>
            <w:lang w:val="en"/>
            <w:rPrChange w:id="93" w:author="Author">
              <w:rPr/>
            </w:rPrChange>
          </w:rPr>
          <w:delText>using the Hmisc package in R (Harrell Jr &amp; Harrell Jr, 2019</w:delText>
        </w:r>
        <w:r w:rsidR="00F62F19" w:rsidRPr="001F19A9" w:rsidDel="00745F7B">
          <w:rPr>
            <w:rFonts w:eastAsia="SimSun"/>
            <w:sz w:val="22"/>
            <w:szCs w:val="22"/>
            <w:lang w:val="en"/>
            <w:rPrChange w:id="94" w:author="Author">
              <w:rPr/>
            </w:rPrChange>
          </w:rPr>
          <w:delText>)</w:delText>
        </w:r>
      </w:del>
      <w:ins w:id="95" w:author="Author">
        <w:del w:id="96" w:author="Author">
          <w:r w:rsidR="00F50215" w:rsidRPr="001F19A9" w:rsidDel="00745F7B">
            <w:rPr>
              <w:rFonts w:eastAsia="SimSun"/>
              <w:sz w:val="22"/>
              <w:szCs w:val="22"/>
              <w:lang w:val="en"/>
              <w:rPrChange w:id="97" w:author="Author">
                <w:rPr/>
              </w:rPrChange>
            </w:rPr>
            <w:delText>.</w:delText>
          </w:r>
        </w:del>
      </w:ins>
      <w:del w:id="98" w:author="Author">
        <w:r w:rsidR="00F62F19" w:rsidRPr="001F19A9" w:rsidDel="00745F7B">
          <w:rPr>
            <w:rFonts w:eastAsia="SimSun"/>
            <w:sz w:val="22"/>
            <w:szCs w:val="22"/>
            <w:lang w:val="en"/>
            <w:rPrChange w:id="99" w:author="Author">
              <w:rPr/>
            </w:rPrChange>
          </w:rPr>
          <w:delText xml:space="preserve"> </w:delText>
        </w:r>
      </w:del>
      <w:moveToRangeStart w:id="100" w:author="Author" w:name="move133843687"/>
      <w:moveTo w:id="101" w:author="Author">
        <w:del w:id="102" w:author="Author">
          <w:r w:rsidR="007B40AE" w:rsidRPr="001F19A9" w:rsidDel="007B40AE">
            <w:rPr>
              <w:rFonts w:eastAsia="SimSun"/>
              <w:sz w:val="22"/>
              <w:szCs w:val="22"/>
              <w:lang w:val="en"/>
              <w:rPrChange w:id="103" w:author="Author">
                <w:rPr/>
              </w:rPrChange>
            </w:rPr>
            <w:delText xml:space="preserve">To examine the relationships between learning performance and individuals’ reading abilities, we assessed the Pearson correlations between all seven learning measures and the </w:delText>
          </w:r>
          <w:r w:rsidR="007B40AE" w:rsidRPr="001F19A9" w:rsidDel="00745F7B">
            <w:rPr>
              <w:rFonts w:eastAsia="SimSun"/>
              <w:sz w:val="22"/>
              <w:szCs w:val="22"/>
              <w:lang w:val="en"/>
              <w:rPrChange w:id="104" w:author="Author">
                <w:rPr/>
              </w:rPrChange>
            </w:rPr>
            <w:delText>average of Word ID and Word Attack from the WRMT-R/NU across the whole sample and within each group</w:delText>
          </w:r>
          <w:r w:rsidR="007B40AE" w:rsidRPr="001F19A9" w:rsidDel="00447BDB">
            <w:rPr>
              <w:rFonts w:eastAsia="SimSun"/>
              <w:sz w:val="22"/>
              <w:szCs w:val="22"/>
              <w:lang w:val="en"/>
              <w:rPrChange w:id="105" w:author="Author">
                <w:rPr/>
              </w:rPrChange>
            </w:rPr>
            <w:delText xml:space="preserve"> (</w:delText>
          </w:r>
          <w:r w:rsidR="007B40AE" w:rsidRPr="001F19A9" w:rsidDel="00447BDB">
            <w:rPr>
              <w:rFonts w:eastAsia="SimSun"/>
              <w:sz w:val="22"/>
              <w:szCs w:val="22"/>
              <w:lang w:val="en"/>
              <w:rPrChange w:id="106" w:author="Author">
                <w:rPr>
                  <w:b/>
                  <w:bCs/>
                </w:rPr>
              </w:rPrChange>
            </w:rPr>
            <w:delText>Table 3</w:delText>
          </w:r>
          <w:r w:rsidR="007B40AE" w:rsidRPr="001F19A9" w:rsidDel="00447BDB">
            <w:rPr>
              <w:rFonts w:eastAsia="SimSun"/>
              <w:sz w:val="22"/>
              <w:szCs w:val="22"/>
              <w:lang w:val="en"/>
              <w:rPrChange w:id="107" w:author="Author">
                <w:rPr/>
              </w:rPrChange>
            </w:rPr>
            <w:delText>)</w:delText>
          </w:r>
          <w:r w:rsidR="007B40AE" w:rsidRPr="001F19A9" w:rsidDel="00745F7B">
            <w:rPr>
              <w:rFonts w:eastAsia="SimSun"/>
              <w:sz w:val="22"/>
              <w:szCs w:val="22"/>
              <w:lang w:val="en"/>
              <w:rPrChange w:id="108" w:author="Author">
                <w:rPr/>
              </w:rPrChange>
            </w:rPr>
            <w:delText xml:space="preserve">. We hypothesized that greater learning performance (greater proportion on rotary, less time and fewer errors on the mirror tracing task, more negative RT slope during SL, and higher SL test accuracy) would be associated with better reading and phonological skills. We chose the untimed decoding skills because three out of seven learning measures involve response time and may inflate the correlations. </w:delText>
          </w:r>
        </w:del>
      </w:moveTo>
      <w:moveToRangeEnd w:id="100"/>
      <w:ins w:id="109" w:author="Author">
        <w:r w:rsidR="007B40AE">
          <w:tab/>
        </w:r>
      </w:ins>
      <w:r w:rsidR="0070034E" w:rsidRPr="0070034E">
        <w:t xml:space="preserve">To assess learning across trials in the RP and MT tasks, we used linear regression to fit each measure of interest (RP proportion on, MT number of errors and completion time) to trial number, resulting in </w:t>
      </w:r>
      <w:r w:rsidR="0070034E">
        <w:t>three</w:t>
      </w:r>
      <w:r w:rsidR="0070034E" w:rsidRPr="0070034E">
        <w:t xml:space="preserve"> slope coefficient</w:t>
      </w:r>
      <w:r w:rsidR="0070034E">
        <w:t>s</w:t>
      </w:r>
      <w:r w:rsidR="0070034E" w:rsidRPr="0070034E">
        <w:t xml:space="preserve"> for each participant. These slope coefficients were then used in pairwise correlations to capture individual differences in learning for each procedural memory task</w:t>
      </w:r>
      <w:r w:rsidR="0070034E">
        <w:t>.</w:t>
      </w:r>
    </w:p>
    <w:p w14:paraId="47F182BB" w14:textId="435E8A19" w:rsidR="00EE0866" w:rsidRDefault="00EE0866"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10" w:author="Author"/>
        </w:rPr>
      </w:pPr>
      <w:del w:id="111" w:author="Author">
        <w:r w:rsidDel="00FA6169">
          <w:rPr>
            <w:kern w:val="1"/>
          </w:rPr>
          <w:tab/>
        </w:r>
      </w:del>
      <w:r>
        <w:t xml:space="preserve"> </w:t>
      </w:r>
      <w:commentRangeStart w:id="112"/>
      <w:del w:id="113" w:author="Author">
        <w:r w:rsidR="00F62F19" w:rsidRPr="00065484" w:rsidDel="00EE0866">
          <w:delText xml:space="preserve">Completion time per trial was extracted for the MT and RP tasks, and </w:delText>
        </w:r>
        <w:r w:rsidR="007204B3" w:rsidRPr="00065484" w:rsidDel="00EE0866">
          <w:delText xml:space="preserve">the </w:delText>
        </w:r>
        <w:r w:rsidR="00F62F19" w:rsidRPr="00065484" w:rsidDel="00EE0866">
          <w:delText>mean number of errors per trial w</w:delText>
        </w:r>
        <w:r w:rsidR="007204B3" w:rsidRPr="00065484" w:rsidDel="00EE0866">
          <w:delText>as</w:delText>
        </w:r>
        <w:r w:rsidR="00F62F19" w:rsidRPr="00065484" w:rsidDel="00EE0866">
          <w:delText xml:space="preserve"> extracted for the MT task. </w:delText>
        </w:r>
        <w:commentRangeEnd w:id="112"/>
        <w:r w:rsidR="00B9087D" w:rsidDel="00EE0866">
          <w:rPr>
            <w:rStyle w:val="CommentReference"/>
            <w:rFonts w:ascii="Arial" w:eastAsia="SimSun" w:hAnsi="Arial" w:cs="Arial"/>
            <w:lang w:val="en"/>
          </w:rPr>
          <w:commentReference w:id="112"/>
        </w:r>
        <w:r w:rsidR="000C59FA" w:rsidRPr="00065484" w:rsidDel="00EE0866">
          <w:delText xml:space="preserve"> </w:delText>
        </w:r>
      </w:del>
      <w:r w:rsidR="00D02B2B" w:rsidRPr="00065484">
        <w:t xml:space="preserve">Each participant’s SL performance was measured by 1) the linear slope of </w:t>
      </w:r>
      <w:r w:rsidR="00747CE2" w:rsidRPr="00065484">
        <w:t>response-time</w:t>
      </w:r>
      <w:r w:rsidR="00D02B2B" w:rsidRPr="00065484">
        <w:t xml:space="preserve"> acceleration over normalized response time, so that we are able to compare SL performance across individuals with different baseline speed, and 2) the proportion of correct response</w:t>
      </w:r>
      <w:r w:rsidR="00747CE2" w:rsidRPr="00065484">
        <w:t>s</w:t>
      </w:r>
      <w:r w:rsidR="00D02B2B" w:rsidRPr="00065484">
        <w:t xml:space="preserve"> during the 2AFC task. </w:t>
      </w:r>
      <w:ins w:id="114" w:author="Author">
        <w:r w:rsidR="0070034E">
          <w:t>E</w:t>
        </w:r>
        <w:r w:rsidR="0070034E" w:rsidRPr="0070034E">
          <w:t>nsuring that our analyses were not skewed by outlier values</w:t>
        </w:r>
        <w:r w:rsidR="008C7606" w:rsidRPr="008C7606">
          <w:t xml:space="preserve">, we identified and removed participants with outlier values that were more than 3 standard deviations away from the sample mean. Specifically, one </w:t>
        </w:r>
        <w:r w:rsidR="008C7606">
          <w:t>TYP</w:t>
        </w:r>
        <w:r w:rsidR="008C7606" w:rsidRPr="008C7606">
          <w:t xml:space="preserve"> participant was excluded due to an unusually high deceleration during ASL exposure (RT slope more than 3 SD above the sample mean), and another typically developing participant was excluded due to outlier slope values on mirror tracing errors and time. These individuals were excluded from our pairwise correlation analyses.</w:t>
        </w:r>
        <w:del w:id="115" w:author="Author">
          <w:r w:rsidR="00956906" w:rsidDel="008C7606">
            <w:delText>T</w:delText>
          </w:r>
          <w:r w:rsidR="00956906" w:rsidRPr="00956906" w:rsidDel="008C7606">
            <w:delText xml:space="preserve">o avoid skewing our correlational analyses, we </w:delText>
          </w:r>
          <w:r w:rsidR="00956906" w:rsidDel="008C7606">
            <w:delText>r</w:delText>
          </w:r>
          <w:r w:rsidR="00956906" w:rsidRPr="00956906" w:rsidDel="008C7606">
            <w:delText>emove</w:delText>
          </w:r>
          <w:r w:rsidR="00956906" w:rsidDel="008C7606">
            <w:delText>d</w:delText>
          </w:r>
          <w:r w:rsidR="00956906" w:rsidRPr="00956906" w:rsidDel="008C7606">
            <w:delText xml:space="preserve"> </w:delText>
          </w:r>
          <w:r w:rsidR="00956906" w:rsidRPr="00956906" w:rsidDel="003B2D8F">
            <w:delText>one</w:delText>
          </w:r>
          <w:r w:rsidR="00956906" w:rsidRPr="00956906" w:rsidDel="008C7606">
            <w:delText xml:space="preserve"> </w:delText>
          </w:r>
          <w:r w:rsidR="0085516C" w:rsidDel="008C7606">
            <w:delText>TYP</w:delText>
          </w:r>
          <w:r w:rsidR="00956906" w:rsidRPr="00956906" w:rsidDel="008C7606">
            <w:delText xml:space="preserve"> participant who showed an </w:delText>
          </w:r>
          <w:r w:rsidR="0085516C" w:rsidRPr="00956906" w:rsidDel="008C7606">
            <w:delText>unusual</w:delText>
          </w:r>
          <w:r w:rsidR="00956906" w:rsidRPr="00956906" w:rsidDel="008C7606">
            <w:delText xml:space="preserve"> </w:delText>
          </w:r>
          <w:r w:rsidR="0085516C" w:rsidDel="008C7606">
            <w:delText>deceleration</w:delText>
          </w:r>
          <w:r w:rsidR="00956906" w:rsidRPr="00956906" w:rsidDel="008C7606">
            <w:delText xml:space="preserve"> over the course of </w:delText>
          </w:r>
          <w:r w:rsidR="00956906" w:rsidDel="008C7606">
            <w:delText xml:space="preserve">ASL </w:delText>
          </w:r>
          <w:r w:rsidR="00956906" w:rsidRPr="00956906" w:rsidDel="008C7606">
            <w:delText>exposure (RT slope was more than 3 SD above the sample mean) from the correlation</w:delText>
          </w:r>
          <w:r w:rsidR="00956906" w:rsidRPr="00956906" w:rsidDel="003B2D8F">
            <w:delText>s that involve ASL RT slopes</w:delText>
          </w:r>
        </w:del>
      </w:ins>
    </w:p>
    <w:p w14:paraId="1CE4BF45" w14:textId="4AEB54DD" w:rsidR="00FA6169" w:rsidRDefault="00FA6169"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16" w:author="Author"/>
        </w:rPr>
      </w:pPr>
      <w:ins w:id="117" w:author="Author">
        <w:r>
          <w:rPr>
            <w:rFonts w:eastAsia="SimSun"/>
          </w:rPr>
          <w:tab/>
        </w:r>
        <w:r w:rsidRPr="0076529B">
          <w:rPr>
            <w:rFonts w:eastAsia="SimSun"/>
          </w:rPr>
          <w:t>We hypothesized that better learning performance (i.e., steeper positive slopes on RP and negative slopes on MT, more negative RT slope during SL, and higher SL test accuracy) would be associated with stronger reading and phonological skills. To avoid potential inflation of correlations due to response time, we used the untimed decoding skills for these analyses.</w:t>
        </w:r>
      </w:ins>
    </w:p>
    <w:p w14:paraId="13089C74" w14:textId="46A94128" w:rsidR="009A724E" w:rsidRPr="00065484" w:rsidRDefault="00EE0866" w:rsidP="00EE086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118" w:author="Author">
        <w:r>
          <w:tab/>
        </w:r>
        <w:del w:id="119" w:author="Author">
          <w:r w:rsidR="00956906" w:rsidRPr="00956906" w:rsidDel="00EE0866">
            <w:delText xml:space="preserve">. </w:delText>
          </w:r>
        </w:del>
      </w:ins>
      <w:r w:rsidR="00A51670" w:rsidRPr="00065484">
        <w:t xml:space="preserve">Bayesian correlations were computed using the BayesFactor package (Morey et al., 2015) with default priors comparing a null model of no correlation with the alternative model of correlation. Bayesian models provide good precision even in smaller data sets (Lee &amp; Song, 2004). Importantly, Bayes factors provide a measure of how likely the data </w:t>
      </w:r>
      <w:r w:rsidR="00747CE2" w:rsidRPr="00065484">
        <w:t>are</w:t>
      </w:r>
      <w:r w:rsidR="00A51670" w:rsidRPr="00065484">
        <w:t xml:space="preserve"> under the null versus alternative hypothesis, allowing us to quantify and compare relative support for the existence of a relationship between each pair of variables. </w:t>
      </w:r>
      <w:ins w:id="120" w:author="Author">
        <w:r w:rsidR="002542EF" w:rsidRPr="002542EF">
          <w:t xml:space="preserve">Additionally, Bayesian Factors are less prone to type </w:t>
        </w:r>
        <w:r w:rsidR="002542EF" w:rsidRPr="002542EF">
          <w:lastRenderedPageBreak/>
          <w:t>I errors than traditional hypothesis testing methods, as they provide a continuous measure of evidence for both the null and alternative hypotheses.</w:t>
        </w:r>
        <w:r w:rsidR="002542EF">
          <w:t xml:space="preserve"> </w:t>
        </w:r>
      </w:ins>
      <w:r w:rsidR="00A51670" w:rsidRPr="00065484">
        <w:t xml:space="preserve">Based on previous work, Bayes factors larger than 1 were considered to provide positive evidence (albeit weak if under 3) in favor of the alternative hypothesis that two variables are correlated </w:t>
      </w:r>
      <w:r w:rsidR="00226A8E" w:rsidRPr="00065484">
        <w:fldChar w:fldCharType="begin"/>
      </w:r>
      <w:r w:rsidR="005B5530" w:rsidRPr="00065484">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fldChar w:fldCharType="separate"/>
      </w:r>
      <w:r w:rsidR="005B5530" w:rsidRPr="00065484">
        <w:rPr>
          <w:noProof/>
        </w:rPr>
        <w:t>(Jeffreys, 1998; Wetzels et al., 2011)</w:t>
      </w:r>
      <w:r w:rsidR="00226A8E" w:rsidRPr="00065484">
        <w:fldChar w:fldCharType="end"/>
      </w:r>
      <w:r w:rsidR="005B5530" w:rsidRPr="00065484">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1AFC3CF1" w14:textId="662CF3BE"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There were no significant group differences in age or IQ, but participants with dyslexia performed significantly worse than typical readers on</w:t>
      </w:r>
      <w:r w:rsidR="000C59FA" w:rsidRPr="00065484">
        <w:rPr>
          <w:bCs/>
        </w:rPr>
        <w:t xml:space="preserve"> the two measures of </w:t>
      </w:r>
      <w:r w:rsidRPr="00065484">
        <w:rPr>
          <w:bCs/>
        </w:rPr>
        <w:t>phonological awareness,</w:t>
      </w:r>
      <w:r w:rsidR="000C59FA" w:rsidRPr="00065484">
        <w:rPr>
          <w:bCs/>
        </w:rPr>
        <w:t xml:space="preserve"> short-term verbal memory</w:t>
      </w:r>
      <w:r w:rsidRPr="00065484">
        <w:rPr>
          <w:bCs/>
        </w:rPr>
        <w:t>, and vocabulary</w:t>
      </w:r>
      <w:r w:rsidR="000C59FA" w:rsidRPr="00065484">
        <w:rPr>
          <w:bCs/>
        </w:rPr>
        <w:t xml:space="preserve"> (Table 1).</w:t>
      </w:r>
      <w:r w:rsidRPr="00065484">
        <w:rPr>
          <w:bCs/>
        </w:rPr>
        <w:t xml:space="preserve"> </w:t>
      </w:r>
      <w:ins w:id="121" w:author="Author">
        <w:r w:rsidR="00A276DE">
          <w:rPr>
            <w:bCs/>
          </w:rPr>
          <w:t xml:space="preserve">These findings are consistent </w:t>
        </w:r>
        <w:r w:rsidR="00A276DE" w:rsidRPr="00A276DE">
          <w:rPr>
            <w:bCs/>
          </w:rPr>
          <w:t>with previous literature and the theoretical conceptualization of dyslexia as a deficit in phonological and decoding skills (</w:t>
        </w:r>
        <w:r w:rsidR="00A74BDE" w:rsidRPr="00A74BDE">
          <w:rPr>
            <w:bCs/>
          </w:rPr>
          <w:t>Brady et al., 1983; Shankweiler et al., 1979; Snowling, 2000; Stanovich &amp; Siegel, 1994; Vellutino et al., 1994</w:t>
        </w:r>
        <w:r w:rsidR="00A276DE" w:rsidRPr="00A276DE">
          <w:rPr>
            <w:bCs/>
          </w:rPr>
          <w:t>). Moreover, the lower vocabulary scores observed in individuals with DD may reflect reduced reading experience, which is often associated with the disorder</w:t>
        </w:r>
        <w:r w:rsidR="00A276DE">
          <w:rPr>
            <w:bCs/>
          </w:rPr>
          <w:t xml:space="preserve"> (</w:t>
        </w:r>
        <w:r w:rsidR="00445B01">
          <w:rPr>
            <w:bCs/>
          </w:rPr>
          <w:t xml:space="preserve">Stanovich, 1986; </w:t>
        </w:r>
        <w:r w:rsidR="00A74BDE">
          <w:rPr>
            <w:bCs/>
          </w:rPr>
          <w:t>Van Der Kleiij et al., 2022</w:t>
        </w:r>
        <w:r w:rsidR="00A276DE">
          <w:rPr>
            <w:bCs/>
          </w:rPr>
          <w:t>)</w:t>
        </w:r>
        <w:r w:rsidR="00A276DE" w:rsidRPr="00A276DE">
          <w:rPr>
            <w:bCs/>
          </w:rPr>
          <w:t>.</w:t>
        </w:r>
      </w:ins>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Rotary Pursuit</w:t>
      </w:r>
      <w:r w:rsidRPr="00065484">
        <w:rPr>
          <w:b/>
        </w:rPr>
        <w:tab/>
      </w:r>
    </w:p>
    <w:p w14:paraId="5F280BDB" w14:textId="41B5C6E2"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group performance by trial is shown in </w:t>
      </w:r>
      <w:r w:rsidRPr="00065484">
        <w:rPr>
          <w:b/>
        </w:rPr>
        <w:t xml:space="preserve">Figure </w:t>
      </w:r>
      <w:ins w:id="122" w:author="Author">
        <w:r w:rsidR="00854008">
          <w:rPr>
            <w:b/>
          </w:rPr>
          <w:t>2</w:t>
        </w:r>
      </w:ins>
      <w:del w:id="123" w:author="Author">
        <w:r w:rsidRPr="00065484" w:rsidDel="00854008">
          <w:rPr>
            <w:b/>
          </w:rPr>
          <w:delText>1</w:delText>
        </w:r>
      </w:del>
      <w:r w:rsidRPr="00065484">
        <w:rPr>
          <w:b/>
        </w:rPr>
        <w:t>A</w:t>
      </w:r>
      <w:r w:rsidRPr="00065484">
        <w:t>. There were no significant group differences in the baseline speed (</w:t>
      </w:r>
      <w:r w:rsidRPr="00065484">
        <w:rPr>
          <w:i/>
        </w:rPr>
        <w:t>t</w:t>
      </w:r>
      <w:r w:rsidRPr="00065484">
        <w:t xml:space="preserve">(45.39) = 0.06, </w:t>
      </w:r>
      <w:r w:rsidRPr="00065484">
        <w:rPr>
          <w:i/>
        </w:rPr>
        <w:t>p</w:t>
      </w:r>
      <w:r w:rsidRPr="00065484">
        <w:t xml:space="preserve"> = 0.95, d = 0.02). Both groups showed substantial improvement across trials. To test for group differences in time </w:t>
      </w:r>
      <w:r w:rsidR="00717AE6" w:rsidRPr="00065484">
        <w:t>on</w:t>
      </w:r>
      <w:r w:rsidRPr="00065484">
        <w:t xml:space="preserve"> target, a linear mixed-effects model was conducted with </w:t>
      </w:r>
      <w:r w:rsidRPr="00065484">
        <w:rPr>
          <w:i/>
        </w:rPr>
        <w:t>proportion on</w:t>
      </w:r>
      <w:r w:rsidRPr="00065484">
        <w:t xml:space="preserve"> as the dependent variable. Fixed factors in the model included </w:t>
      </w:r>
      <w:r w:rsidRPr="00065484">
        <w:rPr>
          <w:i/>
        </w:rPr>
        <w:t>trial number</w:t>
      </w:r>
      <w:r w:rsidRPr="00065484">
        <w:t xml:space="preserv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(Jaeger, 2008). The main effect of </w:t>
      </w:r>
      <w:r w:rsidRPr="00065484">
        <w:rPr>
          <w:i/>
        </w:rPr>
        <w:t>trial</w:t>
      </w:r>
      <w:r w:rsidR="00747CE2" w:rsidRPr="00065484">
        <w:rPr>
          <w:i/>
        </w:rPr>
        <w:t xml:space="preserve"> number</w:t>
      </w:r>
      <w:r w:rsidRPr="00065484">
        <w:t xml:space="preserve"> was significant (</w:t>
      </w:r>
      <w:r w:rsidRPr="00065484">
        <w:rPr>
          <w:i/>
        </w:rPr>
        <w:t xml:space="preserve">b </w:t>
      </w:r>
      <w:r w:rsidRPr="00065484">
        <w:t xml:space="preserve">= 0.01, SE = 0.002, </w:t>
      </w:r>
      <w:r w:rsidRPr="00065484">
        <w:rPr>
          <w:i/>
        </w:rPr>
        <w:t>t</w:t>
      </w:r>
      <w:r w:rsidRPr="00065484">
        <w:t xml:space="preserve"> = 7.13,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0.072), with an increase in the proportion of time on target across trials for both groups. The main effect of </w:t>
      </w:r>
      <w:r w:rsidRPr="00065484">
        <w:rPr>
          <w:i/>
        </w:rPr>
        <w:t>group</w:t>
      </w:r>
      <w:r w:rsidRPr="00065484">
        <w:t xml:space="preserve"> was not significant (</w:t>
      </w:r>
      <w:r w:rsidRPr="00065484">
        <w:rPr>
          <w:i/>
        </w:rPr>
        <w:t xml:space="preserve">b </w:t>
      </w:r>
      <w:r w:rsidRPr="00065484">
        <w:t xml:space="preserve">= 0.01, SE = 0.04, </w:t>
      </w:r>
      <w:r w:rsidRPr="00065484">
        <w:rPr>
          <w:i/>
        </w:rPr>
        <w:t>t</w:t>
      </w:r>
      <w:r w:rsidRPr="00065484">
        <w:t xml:space="preserve"> = 0.30, </w:t>
      </w:r>
      <w:r w:rsidRPr="00065484">
        <w:rPr>
          <w:i/>
        </w:rPr>
        <w:t xml:space="preserve">p </w:t>
      </w:r>
      <w:r w:rsidRPr="00065484">
        <w:t xml:space="preserve">= 0.77,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The interaction between </w:t>
      </w:r>
      <w:r w:rsidRPr="00065484">
        <w:rPr>
          <w:i/>
        </w:rPr>
        <w:t xml:space="preserve">trial number </w:t>
      </w:r>
      <w:r w:rsidRPr="00065484">
        <w:t>and</w:t>
      </w:r>
      <w:r w:rsidRPr="00065484">
        <w:rPr>
          <w:i/>
        </w:rPr>
        <w:t xml:space="preserve"> group</w:t>
      </w:r>
      <w:r w:rsidRPr="00065484">
        <w:t xml:space="preserve"> was marginal (</w:t>
      </w:r>
      <w:r w:rsidRPr="00065484">
        <w:rPr>
          <w:i/>
        </w:rPr>
        <w:t xml:space="preserve">b </w:t>
      </w:r>
      <w:r w:rsidRPr="00065484">
        <w:t xml:space="preserve">= -0.005, SE = 0.002, </w:t>
      </w:r>
      <w:r w:rsidRPr="00065484">
        <w:rPr>
          <w:i/>
        </w:rPr>
        <w:t>t</w:t>
      </w:r>
      <w:r w:rsidRPr="00065484">
        <w:t xml:space="preserve"> = -1.86, </w:t>
      </w:r>
      <w:r w:rsidRPr="00065484">
        <w:rPr>
          <w:i/>
        </w:rPr>
        <w:t xml:space="preserve">p </w:t>
      </w:r>
      <w:r w:rsidRPr="00065484">
        <w:t xml:space="preserve">= 0.069,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0.005), suggesting a marginally steeper slope in the </w:t>
      </w:r>
      <w:r w:rsidR="003C77DD" w:rsidRPr="00065484">
        <w:t>DD</w:t>
      </w:r>
      <w:r w:rsidRPr="00065484">
        <w:t xml:space="preserve"> group (</w:t>
      </w:r>
      <w:r w:rsidRPr="00065484">
        <w:rPr>
          <w:i/>
        </w:rPr>
        <w:t xml:space="preserve">b </w:t>
      </w:r>
      <w:r w:rsidRPr="00065484">
        <w:t xml:space="preserve">= 0.01, SE = 0.001, </w:t>
      </w:r>
      <w:r w:rsidRPr="00065484">
        <w:rPr>
          <w:i/>
        </w:rPr>
        <w:t>t</w:t>
      </w:r>
      <w:r w:rsidRPr="00065484">
        <w:t xml:space="preserve"> = 8.37, </w:t>
      </w:r>
      <w:r w:rsidRPr="00065484">
        <w:rPr>
          <w:i/>
        </w:rPr>
        <w:t xml:space="preserve">p </w:t>
      </w:r>
      <w:r w:rsidRPr="00065484">
        <w:t xml:space="preserve">&lt; 0.001) than </w:t>
      </w:r>
      <w:r w:rsidR="00BC2A51" w:rsidRPr="00065484">
        <w:t xml:space="preserve">in </w:t>
      </w:r>
      <w:r w:rsidRPr="00065484">
        <w:t xml:space="preserve">the </w:t>
      </w:r>
      <w:r w:rsidR="003C77DD" w:rsidRPr="00065484">
        <w:t>TYP</w:t>
      </w:r>
      <w:r w:rsidRPr="00065484">
        <w:t xml:space="preserve"> group (</w:t>
      </w:r>
      <w:r w:rsidRPr="00065484">
        <w:rPr>
          <w:i/>
        </w:rPr>
        <w:t xml:space="preserve">b </w:t>
      </w:r>
      <w:r w:rsidRPr="00065484">
        <w:t xml:space="preserve">= 0.008, SE = 0.002, </w:t>
      </w:r>
      <w:r w:rsidRPr="00065484">
        <w:rPr>
          <w:i/>
        </w:rPr>
        <w:t>t</w:t>
      </w:r>
      <w:r w:rsidRPr="00065484">
        <w:t xml:space="preserve"> = 4.15, </w:t>
      </w:r>
      <w:r w:rsidRPr="00065484">
        <w:rPr>
          <w:i/>
        </w:rPr>
        <w:t xml:space="preserve">p </w:t>
      </w:r>
      <w:r w:rsidRPr="00065484">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jc w:val="both"/>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Mirror Tracing</w:t>
      </w:r>
    </w:p>
    <w:p w14:paraId="40E64628" w14:textId="304DD8E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The completion time by trial and the number of errors by trial are shown in </w:t>
      </w:r>
      <w:r w:rsidRPr="00065484">
        <w:rPr>
          <w:b/>
        </w:rPr>
        <w:t xml:space="preserve">Figure </w:t>
      </w:r>
      <w:ins w:id="124" w:author="Author">
        <w:r w:rsidR="00854008">
          <w:rPr>
            <w:b/>
          </w:rPr>
          <w:t>2</w:t>
        </w:r>
      </w:ins>
      <w:del w:id="125" w:author="Author">
        <w:r w:rsidRPr="00065484" w:rsidDel="00854008">
          <w:rPr>
            <w:b/>
          </w:rPr>
          <w:delText>1</w:delText>
        </w:r>
      </w:del>
      <w:r w:rsidRPr="00065484">
        <w:rPr>
          <w:b/>
        </w:rPr>
        <w:t xml:space="preserve">B </w:t>
      </w:r>
      <w:r w:rsidRPr="00065484">
        <w:t>and</w:t>
      </w:r>
      <w:r w:rsidRPr="00065484">
        <w:rPr>
          <w:b/>
        </w:rPr>
        <w:t xml:space="preserve"> Figure </w:t>
      </w:r>
      <w:ins w:id="126" w:author="Author">
        <w:r w:rsidR="00854008">
          <w:rPr>
            <w:b/>
          </w:rPr>
          <w:t>2</w:t>
        </w:r>
      </w:ins>
      <w:del w:id="127" w:author="Author">
        <w:r w:rsidRPr="00065484" w:rsidDel="00854008">
          <w:rPr>
            <w:b/>
          </w:rPr>
          <w:delText>1</w:delText>
        </w:r>
      </w:del>
      <w:r w:rsidRPr="00065484">
        <w:rPr>
          <w:b/>
        </w:rPr>
        <w:t>C</w:t>
      </w:r>
      <w:r w:rsidR="00AF2688" w:rsidRPr="00065484">
        <w:rPr>
          <w:bCs/>
        </w:rPr>
        <w:t>,</w:t>
      </w:r>
      <w:r w:rsidRPr="00065484">
        <w:rPr>
          <w:b/>
        </w:rPr>
        <w:t xml:space="preserve"> </w:t>
      </w:r>
      <w:r w:rsidRPr="00065484">
        <w:t>respectively. There were no significant group differences in the baseline time (</w:t>
      </w:r>
      <w:r w:rsidRPr="00065484">
        <w:rPr>
          <w:i/>
        </w:rPr>
        <w:t>t</w:t>
      </w:r>
      <w:r w:rsidRPr="00065484">
        <w:t xml:space="preserve">(24.60) = 0.46, </w:t>
      </w:r>
      <w:r w:rsidRPr="00065484">
        <w:rPr>
          <w:i/>
        </w:rPr>
        <w:t>p</w:t>
      </w:r>
      <w:r w:rsidRPr="00065484">
        <w:t xml:space="preserve"> = 0.65, d = 0.14) or error (</w:t>
      </w:r>
      <w:r w:rsidRPr="00065484">
        <w:rPr>
          <w:i/>
        </w:rPr>
        <w:t>t</w:t>
      </w:r>
      <w:r w:rsidRPr="00065484">
        <w:t xml:space="preserve">(38.23) = 0.05, </w:t>
      </w:r>
      <w:r w:rsidRPr="00065484">
        <w:rPr>
          <w:i/>
        </w:rPr>
        <w:t>p</w:t>
      </w:r>
      <w:r w:rsidRPr="00065484">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i/>
        </w:rPr>
        <w:t>time</w:t>
      </w:r>
      <w:r w:rsidRPr="00065484">
        <w:t xml:space="preserve"> and total number of </w:t>
      </w:r>
      <w:r w:rsidRPr="00065484">
        <w:rPr>
          <w:i/>
        </w:rPr>
        <w:t>errors</w:t>
      </w:r>
      <w:r w:rsidRPr="00065484">
        <w:t xml:space="preserve"> as the dependent variables. Fixed effects in the models included </w:t>
      </w:r>
      <w:r w:rsidRPr="00065484">
        <w:rPr>
          <w:i/>
        </w:rPr>
        <w:t>trial number</w:t>
      </w:r>
      <w:r w:rsidRPr="00065484">
        <w:t xml:space="preserve"> (Trials 2–10 because the first trial was practice)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Age, </w:t>
      </w:r>
      <w:r w:rsidR="007204B3" w:rsidRPr="00065484">
        <w:t xml:space="preserve">sex, and nonverbal </w:t>
      </w:r>
      <w:r w:rsidRPr="00065484">
        <w:t>IQ were include</w:t>
      </w:r>
      <w:r w:rsidR="00912C19" w:rsidRPr="00065484">
        <w:t>d</w:t>
      </w:r>
      <w:r w:rsidRPr="00065484">
        <w:t xml:space="preserve"> as </w:t>
      </w:r>
      <w:r w:rsidR="00F07E3F" w:rsidRPr="00065484">
        <w:t>nuisance</w:t>
      </w:r>
      <w:r w:rsidRPr="00065484">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For the </w:t>
      </w:r>
      <w:r w:rsidRPr="00065484">
        <w:rPr>
          <w:i/>
        </w:rPr>
        <w:t xml:space="preserve">time </w:t>
      </w:r>
      <w:r w:rsidRPr="00065484">
        <w:t xml:space="preserve">model, the main effect of </w:t>
      </w:r>
      <w:r w:rsidRPr="00065484">
        <w:rPr>
          <w:i/>
        </w:rPr>
        <w:t>trial</w:t>
      </w:r>
      <w:r w:rsidR="00BC2A51" w:rsidRPr="00065484">
        <w:rPr>
          <w:i/>
        </w:rPr>
        <w:t xml:space="preserve"> number</w:t>
      </w:r>
      <w:r w:rsidRPr="00065484">
        <w:t xml:space="preserve"> was significant (</w:t>
      </w:r>
      <w:r w:rsidRPr="00065484">
        <w:rPr>
          <w:i/>
        </w:rPr>
        <w:t xml:space="preserve">b </w:t>
      </w:r>
      <w:r w:rsidRPr="00065484">
        <w:t xml:space="preserve">= -2.43, SE = 0.68, </w:t>
      </w:r>
      <w:r w:rsidRPr="00065484">
        <w:rPr>
          <w:i/>
        </w:rPr>
        <w:t>t</w:t>
      </w:r>
      <w:r w:rsidRPr="00065484">
        <w:t xml:space="preserve"> = 3.59, </w:t>
      </w:r>
      <w:r w:rsidRPr="00065484">
        <w:rPr>
          <w:i/>
        </w:rPr>
        <w:t xml:space="preserve">p </w:t>
      </w:r>
      <w:r w:rsidRPr="00065484">
        <w:t xml:space="preserve">=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0.043), with a reduced time on task across trials. Neither the main effect of </w:t>
      </w:r>
      <w:r w:rsidRPr="00065484">
        <w:rPr>
          <w:i/>
        </w:rPr>
        <w:t>group</w:t>
      </w:r>
      <w:r w:rsidRPr="00065484">
        <w:t xml:space="preserve"> (</w:t>
      </w:r>
      <w:r w:rsidRPr="00065484">
        <w:rPr>
          <w:i/>
        </w:rPr>
        <w:t xml:space="preserve">b </w:t>
      </w:r>
      <w:r w:rsidRPr="00065484">
        <w:t xml:space="preserve">= 3.21, SE = 10.20, </w:t>
      </w:r>
      <w:r w:rsidRPr="00065484">
        <w:rPr>
          <w:i/>
        </w:rPr>
        <w:t>t</w:t>
      </w:r>
      <w:r w:rsidRPr="00065484">
        <w:t xml:space="preserve"> = 0.32, </w:t>
      </w:r>
      <w:r w:rsidRPr="00065484">
        <w:rPr>
          <w:i/>
        </w:rPr>
        <w:t xml:space="preserve">p </w:t>
      </w:r>
      <w:r w:rsidRPr="00065484">
        <w:t xml:space="preserve">= 0.75,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0.14, SE = 0.94, </w:t>
      </w:r>
      <w:r w:rsidRPr="00065484">
        <w:rPr>
          <w:i/>
        </w:rPr>
        <w:t>t</w:t>
      </w:r>
      <w:r w:rsidRPr="00065484">
        <w:t xml:space="preserve"> = 0.15, </w:t>
      </w:r>
      <w:r w:rsidRPr="00065484">
        <w:rPr>
          <w:i/>
        </w:rPr>
        <w:t xml:space="preserve">p </w:t>
      </w:r>
      <w:r w:rsidRPr="00065484">
        <w:t xml:space="preserve">= 0.88,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were</w:t>
      </w:r>
      <w:r w:rsidRPr="00065484">
        <w:rPr>
          <w:i/>
        </w:rPr>
        <w:t xml:space="preserve"> </w:t>
      </w:r>
      <w:r w:rsidRPr="00065484">
        <w:t xml:space="preserve">significant. Similar results were revealed for the </w:t>
      </w:r>
      <w:r w:rsidRPr="00065484">
        <w:rPr>
          <w:i/>
        </w:rPr>
        <w:t>error</w:t>
      </w:r>
      <w:r w:rsidRPr="00065484">
        <w:t xml:space="preserve"> model. The main effect of </w:t>
      </w:r>
      <w:r w:rsidRPr="00065484">
        <w:rPr>
          <w:i/>
        </w:rPr>
        <w:t>trial</w:t>
      </w:r>
      <w:r w:rsidRPr="00065484">
        <w:t xml:space="preserve"> was significant (</w:t>
      </w:r>
      <w:r w:rsidRPr="00065484">
        <w:rPr>
          <w:i/>
        </w:rPr>
        <w:t xml:space="preserve">b </w:t>
      </w:r>
      <w:r w:rsidRPr="00065484">
        <w:t xml:space="preserve">= 1.88, SE = 0.43, </w:t>
      </w:r>
      <w:r w:rsidRPr="00065484">
        <w:rPr>
          <w:i/>
        </w:rPr>
        <w:t>t</w:t>
      </w:r>
      <w:r w:rsidRPr="00065484">
        <w:t xml:space="preserve"> = 4.32,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0.058), with a reduced number of errors across trials. Neither the main effect of </w:t>
      </w:r>
      <w:r w:rsidRPr="00065484">
        <w:rPr>
          <w:i/>
        </w:rPr>
        <w:t>group</w:t>
      </w:r>
      <w:r w:rsidRPr="00065484">
        <w:t xml:space="preserve"> (</w:t>
      </w:r>
      <w:r w:rsidRPr="00065484">
        <w:rPr>
          <w:i/>
        </w:rPr>
        <w:t xml:space="preserve">b </w:t>
      </w:r>
      <w:r w:rsidRPr="00065484">
        <w:t xml:space="preserve">= 6.98, SE = 5.84, </w:t>
      </w:r>
      <w:r w:rsidRPr="00065484">
        <w:rPr>
          <w:i/>
        </w:rPr>
        <w:t>t</w:t>
      </w:r>
      <w:r w:rsidRPr="00065484">
        <w:t xml:space="preserve"> = 1.20, </w:t>
      </w:r>
      <w:r w:rsidRPr="00065484">
        <w:rPr>
          <w:i/>
        </w:rPr>
        <w:t xml:space="preserve">p </w:t>
      </w:r>
      <w:r w:rsidRPr="00065484">
        <w:t xml:space="preserve">= 0.24,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0.71, SE = 0.61, </w:t>
      </w:r>
      <w:r w:rsidRPr="00065484">
        <w:rPr>
          <w:i/>
        </w:rPr>
        <w:t>t</w:t>
      </w:r>
      <w:r w:rsidRPr="00065484">
        <w:t xml:space="preserve"> = 1.17, </w:t>
      </w:r>
      <w:r w:rsidRPr="00065484">
        <w:rPr>
          <w:i/>
        </w:rPr>
        <w:t xml:space="preserve">p </w:t>
      </w:r>
      <w:r w:rsidRPr="00065484">
        <w:t xml:space="preserve">= 0.25,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were</w:t>
      </w:r>
      <w:r w:rsidRPr="00065484">
        <w:rPr>
          <w:i/>
        </w:rPr>
        <w:t xml:space="preserve"> </w:t>
      </w:r>
      <w:r w:rsidRPr="00065484">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Auditory Statistical Learning</w:t>
      </w:r>
    </w:p>
    <w:p w14:paraId="295A9495" w14:textId="663940DE"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-480 ms </w:t>
      </w:r>
      <w:r w:rsidR="00BC2A51" w:rsidRPr="00065484">
        <w:t>to</w:t>
      </w:r>
      <w:r w:rsidRPr="00065484">
        <w:t xml:space="preserve"> 960 ms) </w:t>
      </w:r>
      <w:r w:rsidR="00912C19" w:rsidRPr="00065484">
        <w:t>to</w:t>
      </w:r>
      <w:r w:rsidRPr="00065484">
        <w:t xml:space="preserve"> allow for anticipatory as well as delayed button presses for the target tones. </w:t>
      </w:r>
      <w:moveFromRangeStart w:id="128" w:author="Author" w:name="move132752003"/>
      <w:moveFrom w:id="129" w:author="Author">
        <w:r w:rsidRPr="00065484" w:rsidDel="00B50F1D">
          <w:t xml:space="preserve">Eight participants (2 in the DD group and 6 in the TYP group) were removed from the analyses </w:t>
        </w:r>
        <w:r w:rsidR="00BC2A51" w:rsidRPr="00065484" w:rsidDel="00B50F1D">
          <w:t>for having</w:t>
        </w:r>
        <w:r w:rsidRPr="00065484" w:rsidDel="00B50F1D">
          <w:t xml:space="preserve"> fewer than</w:t>
        </w:r>
        <w:r w:rsidR="00BC2A51" w:rsidRPr="00065484" w:rsidDel="00B50F1D">
          <w:t xml:space="preserve"> 12</w:t>
        </w:r>
        <w:r w:rsidRPr="00065484" w:rsidDel="00B50F1D">
          <w:t xml:space="preserve"> </w:t>
        </w:r>
        <w:r w:rsidR="00BC2A51" w:rsidRPr="00065484" w:rsidDel="00B50F1D">
          <w:t>(</w:t>
        </w:r>
        <w:r w:rsidRPr="00065484" w:rsidDel="00B50F1D">
          <w:t>25%</w:t>
        </w:r>
        <w:r w:rsidR="00BC2A51" w:rsidRPr="00065484" w:rsidDel="00B50F1D">
          <w:t>)</w:t>
        </w:r>
        <w:r w:rsidRPr="00065484" w:rsidDel="00B50F1D">
          <w:t xml:space="preserve"> valid responses </w:t>
        </w:r>
        <w:r w:rsidR="00BC2A51" w:rsidRPr="00065484" w:rsidDel="00B50F1D">
          <w:t>across</w:t>
        </w:r>
        <w:r w:rsidRPr="00065484" w:rsidDel="00B50F1D">
          <w:t xml:space="preserve"> 48 target presentations. </w:t>
        </w:r>
      </w:moveFrom>
      <w:moveFromRangeEnd w:id="128"/>
      <w:del w:id="130" w:author="Author">
        <w:r w:rsidRPr="00065484" w:rsidDel="009070FF">
          <w:delText xml:space="preserve">As a result, 14 participants in the DD group and 18 participants in the TYP group </w:delText>
        </w:r>
        <w:r w:rsidR="00BC2A51" w:rsidRPr="00065484" w:rsidDel="009070FF">
          <w:delText>we</w:delText>
        </w:r>
        <w:r w:rsidRPr="00065484" w:rsidDel="009070FF">
          <w:delText xml:space="preserve">re included in the </w:delText>
        </w:r>
        <w:r w:rsidR="00915C83" w:rsidRPr="00065484" w:rsidDel="009070FF">
          <w:delText xml:space="preserve">response </w:delText>
        </w:r>
        <w:r w:rsidRPr="00065484" w:rsidDel="009070FF">
          <w:delText xml:space="preserve">time analyses. </w:delText>
        </w:r>
      </w:del>
      <w:r w:rsidRPr="00065484">
        <w:t>The two groups were not significantly different in their baseline response time (</w:t>
      </w:r>
      <w:r w:rsidRPr="00065484">
        <w:rPr>
          <w:i/>
        </w:rPr>
        <w:t>t</w:t>
      </w:r>
      <w:r w:rsidRPr="00065484">
        <w:t>(2</w:t>
      </w:r>
      <w:ins w:id="131" w:author="Author">
        <w:r w:rsidR="009B6FFD">
          <w:t>7</w:t>
        </w:r>
      </w:ins>
      <w:del w:id="132" w:author="Author">
        <w:r w:rsidRPr="00065484" w:rsidDel="009B6FFD">
          <w:delText>5</w:delText>
        </w:r>
      </w:del>
      <w:r w:rsidRPr="00065484">
        <w:t>.</w:t>
      </w:r>
      <w:ins w:id="133" w:author="Author">
        <w:r w:rsidR="009B6FFD">
          <w:t>2</w:t>
        </w:r>
      </w:ins>
      <w:del w:id="134" w:author="Author">
        <w:r w:rsidRPr="00065484" w:rsidDel="009B6FFD">
          <w:delText>9</w:delText>
        </w:r>
      </w:del>
      <w:r w:rsidRPr="00065484">
        <w:t xml:space="preserve">) = </w:t>
      </w:r>
      <w:ins w:id="135" w:author="Author">
        <w:r w:rsidR="009B6FFD">
          <w:t>0.84</w:t>
        </w:r>
      </w:ins>
      <w:del w:id="136" w:author="Author">
        <w:r w:rsidRPr="00065484" w:rsidDel="009B6FFD">
          <w:delText>1.52</w:delText>
        </w:r>
      </w:del>
      <w:r w:rsidRPr="00065484">
        <w:t xml:space="preserve">, </w:t>
      </w:r>
      <w:r w:rsidRPr="00065484">
        <w:rPr>
          <w:i/>
        </w:rPr>
        <w:t>p</w:t>
      </w:r>
      <w:r w:rsidRPr="00065484">
        <w:t xml:space="preserve"> = </w:t>
      </w:r>
      <w:r w:rsidR="009C6F0E" w:rsidRPr="00065484">
        <w:t>0.</w:t>
      </w:r>
      <w:ins w:id="137" w:author="Author">
        <w:r w:rsidR="009B6FFD">
          <w:t>41</w:t>
        </w:r>
      </w:ins>
      <w:del w:id="138" w:author="Author">
        <w:r w:rsidR="009C6F0E" w:rsidRPr="00065484" w:rsidDel="009B6FFD">
          <w:delText>14</w:delText>
        </w:r>
      </w:del>
      <w:r w:rsidR="009C6F0E" w:rsidRPr="00065484">
        <w:t xml:space="preserve">, </w:t>
      </w:r>
      <w:r w:rsidR="009C6F0E" w:rsidRPr="00065484">
        <w:rPr>
          <w:i/>
        </w:rPr>
        <w:t xml:space="preserve">d </w:t>
      </w:r>
      <w:r w:rsidR="009C6F0E" w:rsidRPr="00065484">
        <w:t>= 0.</w:t>
      </w:r>
      <w:ins w:id="139" w:author="Author">
        <w:r w:rsidR="009B6FFD">
          <w:t>29</w:t>
        </w:r>
      </w:ins>
      <w:del w:id="140" w:author="Author">
        <w:r w:rsidR="009C6F0E" w:rsidRPr="00065484" w:rsidDel="009B6FFD">
          <w:delText>57</w:delText>
        </w:r>
      </w:del>
      <w:r w:rsidR="009C6F0E" w:rsidRPr="00065484">
        <w:t>) or hit rate (</w:t>
      </w:r>
      <w:r w:rsidR="009C6F0E" w:rsidRPr="00065484">
        <w:rPr>
          <w:i/>
        </w:rPr>
        <w:t>t</w:t>
      </w:r>
      <w:r w:rsidR="009C6F0E" w:rsidRPr="00065484">
        <w:t>(3</w:t>
      </w:r>
      <w:ins w:id="141" w:author="Author">
        <w:r w:rsidR="009B6FFD">
          <w:t>7</w:t>
        </w:r>
      </w:ins>
      <w:del w:id="142" w:author="Author">
        <w:r w:rsidR="009C6F0E" w:rsidRPr="00065484" w:rsidDel="009B6FFD">
          <w:delText>0</w:delText>
        </w:r>
      </w:del>
      <w:r w:rsidR="009C6F0E" w:rsidRPr="00065484">
        <w:t>.</w:t>
      </w:r>
      <w:ins w:id="143" w:author="Author">
        <w:r w:rsidR="009B6FFD">
          <w:t>8</w:t>
        </w:r>
      </w:ins>
      <w:del w:id="144" w:author="Author">
        <w:r w:rsidR="009C6F0E" w:rsidRPr="00065484" w:rsidDel="009B6FFD">
          <w:delText>0</w:delText>
        </w:r>
      </w:del>
      <w:r w:rsidR="009C6F0E" w:rsidRPr="00065484">
        <w:t>) = -</w:t>
      </w:r>
      <w:del w:id="145" w:author="Author">
        <w:r w:rsidR="009C6F0E" w:rsidRPr="00065484" w:rsidDel="009B6FFD">
          <w:delText>1.38</w:delText>
        </w:r>
      </w:del>
      <w:ins w:id="146" w:author="Author">
        <w:r w:rsidR="009B6FFD">
          <w:t>0.31</w:t>
        </w:r>
      </w:ins>
      <w:r w:rsidR="009C6F0E" w:rsidRPr="00065484">
        <w:t xml:space="preserve">, </w:t>
      </w:r>
      <w:r w:rsidR="009C6F0E" w:rsidRPr="00065484">
        <w:rPr>
          <w:i/>
        </w:rPr>
        <w:t>p</w:t>
      </w:r>
      <w:r w:rsidR="009C6F0E" w:rsidRPr="00065484">
        <w:t xml:space="preserve"> = 0.</w:t>
      </w:r>
      <w:del w:id="147" w:author="Author">
        <w:r w:rsidR="009C6F0E" w:rsidRPr="00065484" w:rsidDel="009B6FFD">
          <w:delText>18</w:delText>
        </w:r>
      </w:del>
      <w:ins w:id="148" w:author="Author">
        <w:r w:rsidR="009B6FFD">
          <w:t>76</w:t>
        </w:r>
      </w:ins>
      <w:r w:rsidR="009C6F0E" w:rsidRPr="00065484">
        <w:t xml:space="preserve">, </w:t>
      </w:r>
      <w:r w:rsidR="009C6F0E" w:rsidRPr="00065484">
        <w:rPr>
          <w:i/>
        </w:rPr>
        <w:t xml:space="preserve">d </w:t>
      </w:r>
      <w:r w:rsidR="009C6F0E" w:rsidRPr="00065484">
        <w:t>= 0.</w:t>
      </w:r>
      <w:ins w:id="149" w:author="Author">
        <w:r w:rsidR="009B6FFD">
          <w:t>1</w:t>
        </w:r>
      </w:ins>
      <w:del w:id="150" w:author="Author">
        <w:r w:rsidR="009C6F0E" w:rsidRPr="00065484" w:rsidDel="009B6FFD">
          <w:delText>49</w:delText>
        </w:r>
      </w:del>
      <w:r w:rsidR="009C6F0E" w:rsidRPr="00065484">
        <w:t xml:space="preserve">; </w:t>
      </w:r>
      <w:r w:rsidR="009C6F0E" w:rsidRPr="00065484">
        <w:rPr>
          <w:b/>
          <w:bCs/>
        </w:rPr>
        <w:t>Supplementary Table 1</w:t>
      </w:r>
      <w:r w:rsidR="009C6F0E" w:rsidRPr="00065484">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12"/>
                    <a:stretch>
                      <a:fillRect/>
                    </a:stretch>
                  </pic:blipFill>
                  <pic:spPr>
                    <a:xfrm>
                      <a:off x="0" y="0"/>
                      <a:ext cx="5943600" cy="3603625"/>
                    </a:xfrm>
                    <a:prstGeom prst="rect">
                      <a:avLst/>
                    </a:prstGeom>
                  </pic:spPr>
                </pic:pic>
              </a:graphicData>
            </a:graphic>
          </wp:inline>
        </w:drawing>
      </w:r>
    </w:p>
    <w:p w14:paraId="40C66608" w14:textId="66478D5B"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ins w:id="151" w:author="Author">
        <w:r w:rsidR="00700FBD">
          <w:rPr>
            <w:b/>
          </w:rPr>
          <w:t>2</w:t>
        </w:r>
      </w:ins>
      <w:del w:id="152" w:author="Author">
        <w:r w:rsidRPr="00065484" w:rsidDel="00700FBD">
          <w:rPr>
            <w:b/>
          </w:rPr>
          <w:delText>1</w:delText>
        </w:r>
      </w:del>
      <w:r w:rsidRPr="00065484">
        <w:t xml:space="preserve">. </w:t>
      </w:r>
      <w:del w:id="153" w:author="Author">
        <w:r w:rsidRPr="00065484" w:rsidDel="00AF5793">
          <w:delText>The time courses of</w:delText>
        </w:r>
      </w:del>
      <w:ins w:id="154" w:author="Author">
        <w:r w:rsidR="00AF5793">
          <w:t>Performance across trials on</w:t>
        </w:r>
      </w:ins>
      <w:r w:rsidRPr="00065484">
        <w:t xml:space="preserve"> procedural learning and implicit </w:t>
      </w:r>
      <w:r w:rsidR="007204B3" w:rsidRPr="00065484">
        <w:t>statistical learning</w:t>
      </w:r>
      <w:ins w:id="155" w:author="Author">
        <w:r w:rsidR="00AF5793">
          <w:t xml:space="preserve"> tasks for </w:t>
        </w:r>
      </w:ins>
      <w:del w:id="156" w:author="Author">
        <w:r w:rsidRPr="00065484" w:rsidDel="00AF5793">
          <w:delText xml:space="preserve">. </w:delText>
        </w:r>
        <w:r w:rsidR="007204B3" w:rsidRPr="00065484" w:rsidDel="00AF5793">
          <w:delText>P</w:delText>
        </w:r>
        <w:r w:rsidRPr="00065484" w:rsidDel="00AF5793">
          <w:delText xml:space="preserve">erformance for </w:delText>
        </w:r>
      </w:del>
      <w:r w:rsidR="007204B3" w:rsidRPr="00065484">
        <w:t xml:space="preserve">adults with dyslexia (DD, solid lines) and </w:t>
      </w:r>
      <w:r w:rsidRPr="00065484">
        <w:t>typical readers (TYP, dashed lines)</w:t>
      </w:r>
      <w:ins w:id="157" w:author="Author">
        <w:r w:rsidR="00AF5793">
          <w:t xml:space="preserve">. (A) </w:t>
        </w:r>
      </w:ins>
      <w:del w:id="158" w:author="Author">
        <w:r w:rsidRPr="00065484" w:rsidDel="00AF5793">
          <w:delText xml:space="preserve"> </w:delText>
        </w:r>
        <w:r w:rsidR="007204B3" w:rsidRPr="00065484" w:rsidDel="00AF5793">
          <w:delText xml:space="preserve">is </w:delText>
        </w:r>
        <w:r w:rsidRPr="00065484" w:rsidDel="00AF5793">
          <w:delText xml:space="preserve">plotted across trials for </w:delText>
        </w:r>
      </w:del>
      <w:ins w:id="159" w:author="Author">
        <w:r w:rsidR="00AF5793">
          <w:t>R</w:t>
        </w:r>
      </w:ins>
      <w:del w:id="160" w:author="Author">
        <w:r w:rsidRPr="00065484" w:rsidDel="00AF5793">
          <w:delText>r</w:delText>
        </w:r>
      </w:del>
      <w:r w:rsidRPr="00065484">
        <w:t xml:space="preserve">otary </w:t>
      </w:r>
      <w:ins w:id="161" w:author="Author">
        <w:r w:rsidR="00AF5793">
          <w:t>P</w:t>
        </w:r>
      </w:ins>
      <w:del w:id="162" w:author="Author">
        <w:r w:rsidRPr="00065484" w:rsidDel="00AF5793">
          <w:delText>p</w:delText>
        </w:r>
      </w:del>
      <w:r w:rsidRPr="00065484">
        <w:t xml:space="preserve">ursuit </w:t>
      </w:r>
      <w:ins w:id="163" w:author="Author">
        <w:r w:rsidR="00AF5793">
          <w:t xml:space="preserve">proportion on target; </w:t>
        </w:r>
      </w:ins>
      <w:r w:rsidRPr="00065484">
        <w:t>(</w:t>
      </w:r>
      <w:del w:id="164" w:author="Author">
        <w:r w:rsidRPr="00065484" w:rsidDel="00AF5793">
          <w:delText>A</w:delText>
        </w:r>
      </w:del>
      <w:ins w:id="165" w:author="Author">
        <w:r w:rsidR="00AF5793">
          <w:t>B, C</w:t>
        </w:r>
      </w:ins>
      <w:r w:rsidRPr="00065484">
        <w:t>)</w:t>
      </w:r>
      <w:ins w:id="166" w:author="Author">
        <w:r w:rsidR="00AF5793">
          <w:t xml:space="preserve"> </w:t>
        </w:r>
      </w:ins>
      <w:del w:id="167" w:author="Author">
        <w:r w:rsidRPr="00065484" w:rsidDel="00AF5793">
          <w:delText xml:space="preserve">, </w:delText>
        </w:r>
      </w:del>
      <w:ins w:id="168" w:author="Author">
        <w:r w:rsidR="00AF5793">
          <w:t>M</w:t>
        </w:r>
      </w:ins>
      <w:del w:id="169" w:author="Author">
        <w:r w:rsidRPr="00065484" w:rsidDel="00AF5793">
          <w:delText>m</w:delText>
        </w:r>
      </w:del>
      <w:r w:rsidRPr="00065484">
        <w:t xml:space="preserve">irror </w:t>
      </w:r>
      <w:ins w:id="170" w:author="Author">
        <w:r w:rsidR="00430CD9">
          <w:t>t</w:t>
        </w:r>
      </w:ins>
      <w:del w:id="171" w:author="Author">
        <w:r w:rsidRPr="00065484" w:rsidDel="00AF5793">
          <w:delText>t</w:delText>
        </w:r>
      </w:del>
      <w:r w:rsidRPr="00065484">
        <w:t xml:space="preserve">racing </w:t>
      </w:r>
      <w:ins w:id="172" w:author="Author">
        <w:r w:rsidR="00AF5793">
          <w:t xml:space="preserve">completion time and number of errors; </w:t>
        </w:r>
        <w:r w:rsidR="00AF5793" w:rsidRPr="00065484">
          <w:t>(D)</w:t>
        </w:r>
        <w:r w:rsidR="00AF5793" w:rsidRPr="00065484" w:rsidDel="00AF5793">
          <w:t xml:space="preserve"> </w:t>
        </w:r>
        <w:r w:rsidR="00AF5793">
          <w:t>A</w:t>
        </w:r>
        <w:r w:rsidR="00AF5793" w:rsidRPr="00065484">
          <w:t xml:space="preserve">uditory </w:t>
        </w:r>
        <w:r w:rsidR="00AF5793">
          <w:t>S</w:t>
        </w:r>
        <w:r w:rsidR="00AF5793" w:rsidRPr="00065484">
          <w:t xml:space="preserve">tatistical </w:t>
        </w:r>
        <w:r w:rsidR="00AF5793">
          <w:t>L</w:t>
        </w:r>
        <w:r w:rsidR="00AF5793" w:rsidRPr="00065484">
          <w:t>earning</w:t>
        </w:r>
        <w:r w:rsidR="00AF5793" w:rsidRPr="00065484" w:rsidDel="00AF5793">
          <w:t xml:space="preserve"> </w:t>
        </w:r>
      </w:ins>
      <w:del w:id="173" w:author="Author">
        <w:r w:rsidRPr="00065484" w:rsidDel="00AF5793">
          <w:delText xml:space="preserve">(B, C), the </w:delText>
        </w:r>
      </w:del>
      <w:r w:rsidRPr="00065484">
        <w:t>familiarization phase</w:t>
      </w:r>
      <w:ins w:id="174" w:author="Author">
        <w:r w:rsidR="00AF5793">
          <w:t xml:space="preserve"> response time; and (E) V</w:t>
        </w:r>
        <w:r w:rsidR="00AF5793" w:rsidRPr="00065484">
          <w:t xml:space="preserve">isual </w:t>
        </w:r>
        <w:r w:rsidR="00AF5793">
          <w:t>S</w:t>
        </w:r>
        <w:r w:rsidR="00AF5793" w:rsidRPr="00065484">
          <w:t xml:space="preserve">tatistical </w:t>
        </w:r>
        <w:r w:rsidR="00AF5793">
          <w:t>L</w:t>
        </w:r>
        <w:r w:rsidR="00AF5793" w:rsidRPr="00065484">
          <w:t>earning</w:t>
        </w:r>
        <w:r w:rsidR="00AF5793">
          <w:t xml:space="preserve"> </w:t>
        </w:r>
      </w:ins>
      <w:del w:id="175" w:author="Author">
        <w:r w:rsidRPr="00065484" w:rsidDel="00AF5793">
          <w:delText xml:space="preserve"> of auditory statistical learning (D), and the </w:delText>
        </w:r>
      </w:del>
      <w:r w:rsidRPr="00065484">
        <w:t xml:space="preserve">familiarization phase </w:t>
      </w:r>
      <w:del w:id="176" w:author="Author">
        <w:r w:rsidRPr="00065484" w:rsidDel="00AF5793">
          <w:delText>of visual statistical learning (E)</w:delText>
        </w:r>
      </w:del>
      <w:ins w:id="177" w:author="Author">
        <w:del w:id="178" w:author="Author">
          <w:r w:rsidR="009B6FFD" w:rsidDel="00AF5793">
            <w:delText>€</w:delText>
          </w:r>
        </w:del>
      </w:ins>
      <w:del w:id="179" w:author="Author">
        <w:r w:rsidRPr="00065484" w:rsidDel="00AF5793">
          <w:delText>.</w:delText>
        </w:r>
      </w:del>
      <w:ins w:id="180" w:author="Author">
        <w:r w:rsidR="00AF5793">
          <w:t>response time.</w:t>
        </w:r>
      </w:ins>
      <w:r w:rsidRPr="00065484">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3384017" w14:textId="4B47EB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del w:id="181" w:author="Author">
        <w:r w:rsidRPr="00065484" w:rsidDel="00700FBD">
          <w:rPr>
            <w:b/>
          </w:rPr>
          <w:delText>1</w:delText>
        </w:r>
        <w:r w:rsidR="007B288A" w:rsidRPr="00065484" w:rsidDel="00700FBD">
          <w:rPr>
            <w:b/>
          </w:rPr>
          <w:delText>D</w:delText>
        </w:r>
      </w:del>
      <w:ins w:id="182" w:author="Author">
        <w:r w:rsidR="00700FBD">
          <w:rPr>
            <w:b/>
          </w:rPr>
          <w:t>2</w:t>
        </w:r>
        <w:r w:rsidR="00700FBD" w:rsidRPr="00065484">
          <w:rPr>
            <w:b/>
          </w:rPr>
          <w:t>D</w:t>
        </w:r>
      </w:ins>
      <w:r w:rsidRPr="00065484">
        <w:t xml:space="preserve">. Neither group showed a trend of acceleration over the course of familiarization. To test for group differences, a linear mixed-effect model was conducted with </w:t>
      </w:r>
      <w:r w:rsidR="00915C83" w:rsidRPr="00065484">
        <w:t xml:space="preserve">response </w:t>
      </w:r>
      <w:r w:rsidRPr="00065484">
        <w:rPr>
          <w:i/>
        </w:rPr>
        <w:t>time</w:t>
      </w:r>
      <w:r w:rsidRPr="00065484">
        <w:t xml:space="preserve"> as the dependent variables. Fixed effects in the models included </w:t>
      </w:r>
      <w:r w:rsidRPr="00065484">
        <w:rPr>
          <w:i/>
        </w:rPr>
        <w:t>trial number</w:t>
      </w:r>
      <w:r w:rsidRPr="00065484">
        <w:t xml:space="preserve"> (Trials 1–48), </w:t>
      </w:r>
      <w:r w:rsidRPr="00065484">
        <w:rPr>
          <w:i/>
        </w:rPr>
        <w:t>group</w:t>
      </w:r>
      <w:r w:rsidRPr="00065484">
        <w:t xml:space="preserve"> (DD vs. TYP), and their interaction. Age, </w:t>
      </w:r>
      <w:r w:rsidR="00AF2688" w:rsidRPr="00065484">
        <w:t>sex</w:t>
      </w:r>
      <w:r w:rsidRPr="00065484">
        <w:t xml:space="preserve">, and non-verbal IQ were included as covariates. The model’s random effects structure included random intercepts by participants and by-participant random slopes </w:t>
      </w:r>
      <w:r w:rsidR="00747CE2" w:rsidRPr="00065484">
        <w:t>for</w:t>
      </w:r>
      <w:r w:rsidRPr="00065484">
        <w:t xml:space="preserve"> </w:t>
      </w:r>
      <w:r w:rsidRPr="00065484">
        <w:rPr>
          <w:i/>
        </w:rPr>
        <w:t>trial number</w:t>
      </w:r>
      <w:r w:rsidRPr="00065484">
        <w:t xml:space="preserve">. There was no significant effect of </w:t>
      </w:r>
      <w:r w:rsidRPr="00065484">
        <w:rPr>
          <w:i/>
        </w:rPr>
        <w:t xml:space="preserve">trial number </w:t>
      </w:r>
      <w:r w:rsidRPr="00065484">
        <w:t>(</w:t>
      </w:r>
      <w:r w:rsidRPr="00065484">
        <w:rPr>
          <w:i/>
        </w:rPr>
        <w:t xml:space="preserve">b </w:t>
      </w:r>
      <w:r w:rsidRPr="00065484">
        <w:t xml:space="preserve">= </w:t>
      </w:r>
      <w:ins w:id="183" w:author="Author">
        <w:r w:rsidR="009B6FFD">
          <w:t>-</w:t>
        </w:r>
      </w:ins>
      <w:r w:rsidRPr="00065484">
        <w:t>0.</w:t>
      </w:r>
      <w:ins w:id="184" w:author="Author">
        <w:r w:rsidR="009B6FFD">
          <w:t>39</w:t>
        </w:r>
      </w:ins>
      <w:del w:id="185" w:author="Author">
        <w:r w:rsidRPr="00065484" w:rsidDel="009B6FFD">
          <w:delText>2</w:delText>
        </w:r>
      </w:del>
      <w:r w:rsidRPr="00065484">
        <w:t>0, SE = 1.4</w:t>
      </w:r>
      <w:ins w:id="186" w:author="Author">
        <w:r w:rsidR="009B6FFD">
          <w:t>1</w:t>
        </w:r>
      </w:ins>
      <w:del w:id="187" w:author="Author">
        <w:r w:rsidRPr="00065484" w:rsidDel="009B6FFD">
          <w:delText>8</w:delText>
        </w:r>
      </w:del>
      <w:r w:rsidRPr="00065484">
        <w:t xml:space="preserve">, </w:t>
      </w:r>
      <w:r w:rsidRPr="00065484">
        <w:rPr>
          <w:i/>
        </w:rPr>
        <w:t>t</w:t>
      </w:r>
      <w:r w:rsidRPr="00065484">
        <w:t xml:space="preserve"> = </w:t>
      </w:r>
      <w:ins w:id="188" w:author="Author">
        <w:r w:rsidR="009B6FFD">
          <w:t>-</w:t>
        </w:r>
      </w:ins>
      <w:r w:rsidRPr="00065484">
        <w:t>0.</w:t>
      </w:r>
      <w:ins w:id="189" w:author="Author">
        <w:r w:rsidR="009B6FFD">
          <w:t>28</w:t>
        </w:r>
      </w:ins>
      <w:del w:id="190" w:author="Author">
        <w:r w:rsidRPr="00065484" w:rsidDel="009B6FFD">
          <w:delText>14</w:delText>
        </w:r>
      </w:del>
      <w:r w:rsidRPr="00065484">
        <w:t xml:space="preserve">, </w:t>
      </w:r>
      <w:r w:rsidRPr="00065484">
        <w:rPr>
          <w:i/>
        </w:rPr>
        <w:t xml:space="preserve">p </w:t>
      </w:r>
      <w:r w:rsidRPr="00065484">
        <w:t>= 0.</w:t>
      </w:r>
      <w:ins w:id="191" w:author="Author">
        <w:r w:rsidR="009B6FFD">
          <w:t>78</w:t>
        </w:r>
      </w:ins>
      <w:del w:id="192" w:author="Author">
        <w:r w:rsidRPr="00065484" w:rsidDel="009B6FFD">
          <w:delText>89</w:delText>
        </w:r>
      </w:del>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r w:rsidRPr="00065484">
        <w:rPr>
          <w:i/>
        </w:rPr>
        <w:t xml:space="preserve">group </w:t>
      </w:r>
      <w:r w:rsidRPr="00065484">
        <w:t>(</w:t>
      </w:r>
      <w:r w:rsidRPr="00065484">
        <w:rPr>
          <w:i/>
        </w:rPr>
        <w:t xml:space="preserve">b </w:t>
      </w:r>
      <w:r w:rsidRPr="00065484">
        <w:t xml:space="preserve">= </w:t>
      </w:r>
      <w:ins w:id="193" w:author="Author">
        <w:r w:rsidR="009B6FFD">
          <w:t>-51</w:t>
        </w:r>
      </w:ins>
      <w:del w:id="194" w:author="Author">
        <w:r w:rsidRPr="00065484" w:rsidDel="009B6FFD">
          <w:delText>67</w:delText>
        </w:r>
      </w:del>
      <w:r w:rsidRPr="00065484">
        <w:t>.</w:t>
      </w:r>
      <w:ins w:id="195" w:author="Author">
        <w:r w:rsidR="009B6FFD">
          <w:t>94</w:t>
        </w:r>
      </w:ins>
      <w:del w:id="196" w:author="Author">
        <w:r w:rsidRPr="00065484" w:rsidDel="009B6FFD">
          <w:delText>22</w:delText>
        </w:r>
      </w:del>
      <w:r w:rsidRPr="00065484">
        <w:t xml:space="preserve">, SE = </w:t>
      </w:r>
      <w:ins w:id="197" w:author="Author">
        <w:r w:rsidR="009B6FFD">
          <w:t>55</w:t>
        </w:r>
      </w:ins>
      <w:del w:id="198" w:author="Author">
        <w:r w:rsidRPr="00065484" w:rsidDel="009B6FFD">
          <w:delText>60</w:delText>
        </w:r>
      </w:del>
      <w:r w:rsidRPr="00065484">
        <w:t>.</w:t>
      </w:r>
      <w:ins w:id="199" w:author="Author">
        <w:r w:rsidR="009B6FFD">
          <w:t>20</w:t>
        </w:r>
      </w:ins>
      <w:del w:id="200" w:author="Author">
        <w:r w:rsidRPr="00065484" w:rsidDel="009B6FFD">
          <w:delText>88</w:delText>
        </w:r>
      </w:del>
      <w:r w:rsidRPr="00065484">
        <w:t xml:space="preserve">, </w:t>
      </w:r>
      <w:r w:rsidRPr="00065484">
        <w:rPr>
          <w:i/>
        </w:rPr>
        <w:t>t</w:t>
      </w:r>
      <w:r w:rsidRPr="00065484">
        <w:t xml:space="preserve"> = </w:t>
      </w:r>
      <w:ins w:id="201" w:author="Author">
        <w:r w:rsidR="009B6FFD">
          <w:t>-0</w:t>
        </w:r>
      </w:ins>
      <w:del w:id="202" w:author="Author">
        <w:r w:rsidRPr="00065484" w:rsidDel="009B6FFD">
          <w:delText>1</w:delText>
        </w:r>
      </w:del>
      <w:r w:rsidRPr="00065484">
        <w:t>.</w:t>
      </w:r>
      <w:ins w:id="203" w:author="Author">
        <w:r w:rsidR="009B6FFD">
          <w:t>94</w:t>
        </w:r>
      </w:ins>
      <w:del w:id="204" w:author="Author">
        <w:r w:rsidRPr="00065484" w:rsidDel="009B6FFD">
          <w:delText>10</w:delText>
        </w:r>
      </w:del>
      <w:r w:rsidRPr="00065484">
        <w:t xml:space="preserve">, </w:t>
      </w:r>
      <w:r w:rsidRPr="00065484">
        <w:rPr>
          <w:i/>
        </w:rPr>
        <w:t xml:space="preserve">p </w:t>
      </w:r>
      <w:r w:rsidRPr="00065484">
        <w:t>= 0.</w:t>
      </w:r>
      <w:del w:id="205" w:author="Author">
        <w:r w:rsidRPr="00065484" w:rsidDel="009B6FFD">
          <w:delText>28</w:delText>
        </w:r>
      </w:del>
      <w:ins w:id="206" w:author="Author">
        <w:r w:rsidR="009B6FFD">
          <w:t>35</w:t>
        </w:r>
      </w:ins>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w:t>
      </w:r>
      <w:ins w:id="207" w:author="Author">
        <w:r w:rsidR="009B6FFD">
          <w:t>2</w:t>
        </w:r>
      </w:ins>
      <w:del w:id="208" w:author="Author">
        <w:r w:rsidRPr="00065484" w:rsidDel="009B6FFD">
          <w:delText>4</w:delText>
        </w:r>
      </w:del>
      <w:r w:rsidRPr="00065484">
        <w:t>), or their interaction (</w:t>
      </w:r>
      <w:r w:rsidRPr="00065484">
        <w:rPr>
          <w:i/>
        </w:rPr>
        <w:t xml:space="preserve">b </w:t>
      </w:r>
      <w:r w:rsidRPr="00065484">
        <w:t>= 0.</w:t>
      </w:r>
      <w:ins w:id="209" w:author="Author">
        <w:r w:rsidR="009B6FFD">
          <w:t>48</w:t>
        </w:r>
      </w:ins>
      <w:del w:id="210" w:author="Author">
        <w:r w:rsidRPr="00065484" w:rsidDel="009B6FFD">
          <w:delText>24</w:delText>
        </w:r>
      </w:del>
      <w:r w:rsidRPr="00065484">
        <w:t>, SE = 1.</w:t>
      </w:r>
      <w:ins w:id="211" w:author="Author">
        <w:r w:rsidR="009B6FFD">
          <w:t>82</w:t>
        </w:r>
      </w:ins>
      <w:del w:id="212" w:author="Author">
        <w:r w:rsidRPr="00065484" w:rsidDel="009B6FFD">
          <w:delText>92</w:delText>
        </w:r>
      </w:del>
      <w:r w:rsidRPr="00065484">
        <w:t xml:space="preserve">, </w:t>
      </w:r>
      <w:r w:rsidRPr="00065484">
        <w:rPr>
          <w:i/>
        </w:rPr>
        <w:t>t</w:t>
      </w:r>
      <w:r w:rsidRPr="00065484">
        <w:t xml:space="preserve"> = 0.</w:t>
      </w:r>
      <w:ins w:id="213" w:author="Author">
        <w:r w:rsidR="009B6FFD">
          <w:t>26</w:t>
        </w:r>
      </w:ins>
      <w:del w:id="214" w:author="Author">
        <w:r w:rsidRPr="00065484" w:rsidDel="009B6FFD">
          <w:delText>13</w:delText>
        </w:r>
      </w:del>
      <w:r w:rsidRPr="00065484">
        <w:t xml:space="preserve">, </w:t>
      </w:r>
      <w:r w:rsidRPr="00065484">
        <w:rPr>
          <w:i/>
        </w:rPr>
        <w:t xml:space="preserve">p </w:t>
      </w:r>
      <w:r w:rsidRPr="00065484">
        <w:t>= 0.</w:t>
      </w:r>
      <w:ins w:id="215" w:author="Author">
        <w:r w:rsidR="009B6FFD">
          <w:t>80</w:t>
        </w:r>
      </w:ins>
      <w:del w:id="216" w:author="Author">
        <w:r w:rsidRPr="00065484" w:rsidDel="009B6FFD">
          <w:delText>90</w:delText>
        </w:r>
      </w:del>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on </w:t>
      </w:r>
      <w:r w:rsidR="00915C83" w:rsidRPr="00065484">
        <w:t xml:space="preserve">response </w:t>
      </w:r>
      <w:r w:rsidRPr="00065484">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36A44F03" w14:textId="52F598B6"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32-trial 2AFC test </w:t>
      </w:r>
      <w:r w:rsidR="007204B3" w:rsidRPr="00065484">
        <w:t>i</w:t>
      </w:r>
      <w:r w:rsidRPr="00065484">
        <w:t xml:space="preserve">s depicted in </w:t>
      </w:r>
      <w:r w:rsidRPr="00065484">
        <w:rPr>
          <w:b/>
        </w:rPr>
        <w:t xml:space="preserve">Figure </w:t>
      </w:r>
      <w:ins w:id="217" w:author="Author">
        <w:r w:rsidR="00700FBD">
          <w:rPr>
            <w:b/>
          </w:rPr>
          <w:t>3</w:t>
        </w:r>
      </w:ins>
      <w:del w:id="218" w:author="Author">
        <w:r w:rsidRPr="00065484" w:rsidDel="00700FBD">
          <w:rPr>
            <w:b/>
          </w:rPr>
          <w:delText>2</w:delText>
        </w:r>
      </w:del>
      <w:r w:rsidRPr="00065484">
        <w:t>. Both groups performed significantly above</w:t>
      </w:r>
      <w:r w:rsidR="007204B3" w:rsidRPr="00065484">
        <w:t xml:space="preserve"> the</w:t>
      </w:r>
      <w:r w:rsidRPr="00065484">
        <w:t xml:space="preserve"> 50% chance level (</w:t>
      </w:r>
      <w:r w:rsidR="003C77DD" w:rsidRPr="00065484">
        <w:t xml:space="preserve">DD: </w:t>
      </w:r>
      <w:r w:rsidRPr="00065484">
        <w:t>Mean = 0.55, SD</w:t>
      </w:r>
      <w:r w:rsidR="007204B3" w:rsidRPr="00065484">
        <w:t xml:space="preserve"> </w:t>
      </w:r>
      <w:r w:rsidRPr="00065484">
        <w:t xml:space="preserve">= 0.09, </w:t>
      </w:r>
      <w:r w:rsidRPr="00065484">
        <w:rPr>
          <w:i/>
        </w:rPr>
        <w:t>t</w:t>
      </w:r>
      <w:r w:rsidRPr="00065484">
        <w:t xml:space="preserve">(15) </w:t>
      </w:r>
      <w:r w:rsidRPr="00065484">
        <w:lastRenderedPageBreak/>
        <w:t xml:space="preserve">= 2.19, </w:t>
      </w:r>
      <w:r w:rsidRPr="00065484">
        <w:rPr>
          <w:i/>
        </w:rPr>
        <w:t xml:space="preserve">p </w:t>
      </w:r>
      <w:r w:rsidRPr="00065484">
        <w:t xml:space="preserve">= 0.02; </w:t>
      </w:r>
      <w:r w:rsidR="003C77DD" w:rsidRPr="00065484">
        <w:t xml:space="preserve">TYP: </w:t>
      </w:r>
      <w:r w:rsidRPr="00065484">
        <w:t>Mean = 0.66, SD</w:t>
      </w:r>
      <w:r w:rsidR="007204B3" w:rsidRPr="00065484">
        <w:t xml:space="preserve"> </w:t>
      </w:r>
      <w:r w:rsidRPr="00065484">
        <w:t xml:space="preserve">= 0.13, </w:t>
      </w:r>
      <w:r w:rsidRPr="00065484">
        <w:rPr>
          <w:i/>
        </w:rPr>
        <w:t>t</w:t>
      </w:r>
      <w:r w:rsidRPr="00065484">
        <w:t xml:space="preserve">(23) = 6.22, </w:t>
      </w:r>
      <w:r w:rsidRPr="00065484">
        <w:rPr>
          <w:i/>
        </w:rPr>
        <w:t xml:space="preserve">p </w:t>
      </w:r>
      <w:r w:rsidRPr="00065484">
        <w:t>&lt; 0.001). We compared the two groups using a generalized linear mixed model fit by maximum likelihood (Laplace Approximation). The dependent variable</w:t>
      </w:r>
      <w:r w:rsidR="007204B3" w:rsidRPr="00065484">
        <w:t xml:space="preserve"> wa</w:t>
      </w:r>
      <w:r w:rsidRPr="00065484">
        <w:t>s each participant</w:t>
      </w:r>
      <w:r w:rsidR="007204B3" w:rsidRPr="00065484">
        <w:t>’</w:t>
      </w:r>
      <w:r w:rsidRPr="00065484">
        <w:t xml:space="preserve">s trial-by-trial binomial accuracy. The fixed effect </w:t>
      </w:r>
      <w:r w:rsidR="007204B3" w:rsidRPr="00065484">
        <w:t xml:space="preserve">was </w:t>
      </w:r>
      <w:r w:rsidRPr="00065484">
        <w:rPr>
          <w:i/>
        </w:rPr>
        <w:t xml:space="preserve">group </w:t>
      </w:r>
      <w:r w:rsidRPr="00065484">
        <w:t xml:space="preserve">(DD vs. TYP). Age, </w:t>
      </w:r>
      <w:r w:rsidR="007204B3" w:rsidRPr="00065484">
        <w:t>sex</w:t>
      </w:r>
      <w:r w:rsidRPr="00065484">
        <w:t xml:space="preserve">, and nonverbal IQ were included as covariates. The model’s random effects structure included random intercepts by participants and by trial. There was a significant main effect of </w:t>
      </w:r>
      <w:r w:rsidRPr="00065484">
        <w:rPr>
          <w:i/>
          <w:iCs/>
        </w:rPr>
        <w:t>group</w:t>
      </w:r>
      <w:r w:rsidRPr="00065484">
        <w:t xml:space="preserve">. The </w:t>
      </w:r>
      <w:r w:rsidR="003C77DD" w:rsidRPr="00065484">
        <w:t>DD</w:t>
      </w:r>
      <w:r w:rsidRPr="00065484">
        <w:t xml:space="preserve"> group </w:t>
      </w:r>
      <w:r w:rsidR="00AE7688" w:rsidRPr="00065484">
        <w:t xml:space="preserve">had </w:t>
      </w:r>
      <w:r w:rsidRPr="00065484">
        <w:t xml:space="preserve">significantly </w:t>
      </w:r>
      <w:r w:rsidR="00AE7688" w:rsidRPr="00065484">
        <w:t>lower accuracy in identifying the target tone</w:t>
      </w:r>
      <w:r w:rsidR="00185E7F" w:rsidRPr="00065484">
        <w:t xml:space="preserve"> triplets </w:t>
      </w:r>
      <w:r w:rsidR="007204B3" w:rsidRPr="00065484">
        <w:t>as</w:t>
      </w:r>
      <w:r w:rsidR="00AE7688" w:rsidRPr="00065484">
        <w:t xml:space="preserve"> </w:t>
      </w:r>
      <w:r w:rsidRPr="00065484">
        <w:t xml:space="preserve">compared to the </w:t>
      </w:r>
      <w:r w:rsidR="003C77DD" w:rsidRPr="00065484">
        <w:t>TYP</w:t>
      </w:r>
      <w:r w:rsidRPr="00065484">
        <w:t xml:space="preserve"> group (</w:t>
      </w:r>
      <w:r w:rsidRPr="00065484">
        <w:rPr>
          <w:i/>
        </w:rPr>
        <w:t xml:space="preserve">b </w:t>
      </w:r>
      <w:r w:rsidRPr="00065484">
        <w:t xml:space="preserve">= </w:t>
      </w:r>
      <w:ins w:id="219" w:author="Author">
        <w:r w:rsidR="0004023D">
          <w:t>-1</w:t>
        </w:r>
      </w:ins>
      <w:del w:id="220" w:author="Author">
        <w:r w:rsidRPr="00065484" w:rsidDel="0004023D">
          <w:delText>2</w:delText>
        </w:r>
      </w:del>
      <w:r w:rsidRPr="00065484">
        <w:t>.</w:t>
      </w:r>
      <w:ins w:id="221" w:author="Author">
        <w:r w:rsidR="0004023D">
          <w:t>21</w:t>
        </w:r>
      </w:ins>
      <w:del w:id="222" w:author="Author">
        <w:r w:rsidRPr="00065484" w:rsidDel="0004023D">
          <w:delText>43</w:delText>
        </w:r>
      </w:del>
      <w:r w:rsidRPr="00065484">
        <w:t>, SE = 0.</w:t>
      </w:r>
      <w:ins w:id="223" w:author="Author">
        <w:r w:rsidR="0004023D">
          <w:t>33</w:t>
        </w:r>
      </w:ins>
      <w:del w:id="224" w:author="Author">
        <w:r w:rsidRPr="00065484" w:rsidDel="0004023D">
          <w:delText>65</w:delText>
        </w:r>
      </w:del>
      <w:r w:rsidRPr="00065484">
        <w:t xml:space="preserve">, </w:t>
      </w:r>
      <w:ins w:id="225" w:author="Author">
        <w:r w:rsidR="0004023D">
          <w:rPr>
            <w:i/>
          </w:rPr>
          <w:t>t</w:t>
        </w:r>
      </w:ins>
      <w:del w:id="226" w:author="Author">
        <w:r w:rsidRPr="00065484" w:rsidDel="0004023D">
          <w:rPr>
            <w:i/>
          </w:rPr>
          <w:delText>z</w:delText>
        </w:r>
      </w:del>
      <w:r w:rsidRPr="00065484">
        <w:t xml:space="preserve"> = 3.71,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-1000 ms </w:t>
      </w:r>
      <w:r w:rsidR="00BC2A51" w:rsidRPr="00065484">
        <w:t>to</w:t>
      </w:r>
      <w:r w:rsidRPr="00065484">
        <w:t xml:space="preserve"> 2000 ms) in order to allow for anticipatory as well as delayed button presses for the target tones. Participants performed the target detection task with high hit rates. As a result, all participants were kept in this analysis. The two groups </w:t>
      </w:r>
      <w:r w:rsidR="00BC2A51" w:rsidRPr="00065484">
        <w:t>we</w:t>
      </w:r>
      <w:r w:rsidRPr="00065484">
        <w:t>re not significantly different in their baseline response time (</w:t>
      </w:r>
      <w:r w:rsidRPr="00065484">
        <w:rPr>
          <w:i/>
        </w:rPr>
        <w:t>t</w:t>
      </w:r>
      <w:r w:rsidRPr="00065484">
        <w:t xml:space="preserve">(34.5) = 0.70, </w:t>
      </w:r>
      <w:r w:rsidRPr="00065484">
        <w:rPr>
          <w:i/>
        </w:rPr>
        <w:t>p</w:t>
      </w:r>
      <w:r w:rsidRPr="00065484">
        <w:t xml:space="preserve"> = 0.49, </w:t>
      </w:r>
      <w:r w:rsidRPr="00065484">
        <w:rPr>
          <w:i/>
        </w:rPr>
        <w:t xml:space="preserve">d </w:t>
      </w:r>
      <w:r w:rsidRPr="00065484">
        <w:t>= 0.23) or hit rate (</w:t>
      </w:r>
      <w:r w:rsidRPr="00065484">
        <w:rPr>
          <w:i/>
        </w:rPr>
        <w:t>t</w:t>
      </w:r>
      <w:r w:rsidRPr="00065484">
        <w:t xml:space="preserve">(21.7) = -0.70, </w:t>
      </w:r>
      <w:r w:rsidRPr="00065484">
        <w:rPr>
          <w:i/>
        </w:rPr>
        <w:t>p</w:t>
      </w:r>
      <w:r w:rsidRPr="00065484">
        <w:t xml:space="preserve"> = 0.13, </w:t>
      </w:r>
      <w:r w:rsidRPr="00065484">
        <w:rPr>
          <w:i/>
        </w:rPr>
        <w:t xml:space="preserve">d </w:t>
      </w:r>
      <w:r w:rsidRPr="00065484">
        <w:t xml:space="preserve">= 0.57; </w:t>
      </w:r>
      <w:r w:rsidRPr="00065484">
        <w:rPr>
          <w:b/>
          <w:bCs/>
        </w:rPr>
        <w:t>Supplementary Table 1</w:t>
      </w:r>
      <w:r w:rsidRPr="00065484">
        <w:t xml:space="preserve">). </w:t>
      </w:r>
    </w:p>
    <w:p w14:paraId="32DFDDDC" w14:textId="339ADED8"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del w:id="227" w:author="Author">
        <w:r w:rsidRPr="00065484" w:rsidDel="00700FBD">
          <w:rPr>
            <w:b/>
          </w:rPr>
          <w:delText>1</w:delText>
        </w:r>
        <w:r w:rsidR="008857DC" w:rsidRPr="00065484" w:rsidDel="00700FBD">
          <w:rPr>
            <w:b/>
          </w:rPr>
          <w:delText>E</w:delText>
        </w:r>
      </w:del>
      <w:ins w:id="228" w:author="Author">
        <w:r w:rsidR="00700FBD">
          <w:rPr>
            <w:b/>
          </w:rPr>
          <w:t>2</w:t>
        </w:r>
        <w:r w:rsidR="00700FBD" w:rsidRPr="00065484">
          <w:rPr>
            <w:b/>
          </w:rPr>
          <w:t>E</w:t>
        </w:r>
      </w:ins>
      <w:r w:rsidRPr="00065484">
        <w:t xml:space="preserve">. To test for group differences in response time changes over the course of familiarization, a linear mixed-effect model was conducted with </w:t>
      </w:r>
      <w:r w:rsidR="00915C83" w:rsidRPr="00065484">
        <w:t xml:space="preserve">response </w:t>
      </w:r>
      <w:r w:rsidRPr="00065484">
        <w:rPr>
          <w:i/>
        </w:rPr>
        <w:t>time</w:t>
      </w:r>
      <w:r w:rsidRPr="00065484">
        <w:t xml:space="preserve"> as the dependent variable. Fixed effects in the models included </w:t>
      </w:r>
      <w:r w:rsidRPr="00065484">
        <w:rPr>
          <w:i/>
        </w:rPr>
        <w:t>trial number</w:t>
      </w:r>
      <w:r w:rsidRPr="00065484">
        <w:t xml:space="preserve"> (Trials 1–24), </w:t>
      </w:r>
      <w:r w:rsidRPr="00065484">
        <w:rPr>
          <w:i/>
        </w:rPr>
        <w:t>group</w:t>
      </w:r>
      <w:r w:rsidRPr="00065484">
        <w:t xml:space="preserve"> (DD vs. TYP), and their interaction. The model’s random effects structure included random intercepts by participants and by-participant random slopes on </w:t>
      </w:r>
      <w:r w:rsidRPr="00065484">
        <w:rPr>
          <w:i/>
        </w:rPr>
        <w:t>trial number</w:t>
      </w:r>
      <w:r w:rsidRPr="00065484">
        <w:t xml:space="preserve">. There was a significant effect of </w:t>
      </w:r>
      <w:r w:rsidRPr="00065484">
        <w:rPr>
          <w:i/>
        </w:rPr>
        <w:t xml:space="preserve">trial number </w:t>
      </w:r>
      <w:r w:rsidRPr="00065484">
        <w:t>(</w:t>
      </w:r>
      <w:r w:rsidRPr="00065484">
        <w:rPr>
          <w:i/>
        </w:rPr>
        <w:t xml:space="preserve">b </w:t>
      </w:r>
      <w:r w:rsidRPr="00065484">
        <w:t xml:space="preserve">= 2.56, SE = 0.91, </w:t>
      </w:r>
      <w:r w:rsidRPr="00065484">
        <w:rPr>
          <w:i/>
        </w:rPr>
        <w:t>t</w:t>
      </w:r>
      <w:r w:rsidRPr="00065484">
        <w:t xml:space="preserve"> = 2.81, </w:t>
      </w:r>
      <w:r w:rsidRPr="00065484">
        <w:rPr>
          <w:i/>
        </w:rPr>
        <w:t xml:space="preserve">p </w:t>
      </w:r>
      <w:r w:rsidRPr="00065484">
        <w:t xml:space="preserve">= 0.008,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and a marginal interaction between </w:t>
      </w:r>
      <w:r w:rsidRPr="00065484">
        <w:rPr>
          <w:i/>
        </w:rPr>
        <w:t xml:space="preserve">group </w:t>
      </w:r>
      <w:r w:rsidRPr="00065484">
        <w:t xml:space="preserve">and </w:t>
      </w:r>
      <w:r w:rsidRPr="00065484">
        <w:rPr>
          <w:i/>
        </w:rPr>
        <w:t xml:space="preserve">trial number </w:t>
      </w:r>
      <w:r w:rsidRPr="00065484">
        <w:t>(</w:t>
      </w:r>
      <w:r w:rsidRPr="00065484">
        <w:rPr>
          <w:i/>
        </w:rPr>
        <w:t xml:space="preserve">b </w:t>
      </w:r>
      <w:r w:rsidRPr="00065484">
        <w:t xml:space="preserve">= 2.10, SE = 1.19, </w:t>
      </w:r>
      <w:r w:rsidRPr="00065484">
        <w:rPr>
          <w:i/>
        </w:rPr>
        <w:t>t</w:t>
      </w:r>
      <w:r w:rsidRPr="00065484">
        <w:t xml:space="preserve"> = 1.76, </w:t>
      </w:r>
      <w:r w:rsidRPr="00065484">
        <w:rPr>
          <w:i/>
        </w:rPr>
        <w:t xml:space="preserve">p </w:t>
      </w:r>
      <w:r w:rsidRPr="00065484">
        <w:t xml:space="preserve">= 0.087,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on reaction time. </w:t>
      </w:r>
      <w:r w:rsidR="005B7386" w:rsidRPr="00065484">
        <w:t>The</w:t>
      </w:r>
      <w:r w:rsidRPr="00065484">
        <w:t xml:space="preserve"> </w:t>
      </w:r>
      <w:r w:rsidRPr="00065484">
        <w:rPr>
          <w:i/>
        </w:rPr>
        <w:t xml:space="preserve">group </w:t>
      </w:r>
      <w:r w:rsidRPr="00065484">
        <w:t xml:space="preserve">difference </w:t>
      </w:r>
      <w:r w:rsidR="000D3D80" w:rsidRPr="00065484">
        <w:t>i</w:t>
      </w:r>
      <w:r w:rsidRPr="00065484">
        <w:t xml:space="preserve">n </w:t>
      </w:r>
      <w:r w:rsidR="00915C83" w:rsidRPr="00065484">
        <w:t xml:space="preserve">response </w:t>
      </w:r>
      <w:r w:rsidRPr="00065484">
        <w:t>time was not significant</w:t>
      </w:r>
      <w:r w:rsidRPr="00065484">
        <w:rPr>
          <w:i/>
        </w:rPr>
        <w:t xml:space="preserve"> </w:t>
      </w:r>
      <w:r w:rsidRPr="00065484">
        <w:t>(</w:t>
      </w:r>
      <w:r w:rsidRPr="00065484">
        <w:rPr>
          <w:i/>
        </w:rPr>
        <w:t xml:space="preserve">b </w:t>
      </w:r>
      <w:r w:rsidRPr="00065484">
        <w:t xml:space="preserve">= -8.14, SE = 24.39, </w:t>
      </w:r>
      <w:r w:rsidRPr="00065484">
        <w:rPr>
          <w:i/>
        </w:rPr>
        <w:t>t</w:t>
      </w:r>
      <w:r w:rsidRPr="00065484">
        <w:t xml:space="preserve"> = -0.33, </w:t>
      </w:r>
      <w:r w:rsidRPr="00065484">
        <w:rPr>
          <w:i/>
        </w:rPr>
        <w:t xml:space="preserve">p </w:t>
      </w:r>
      <w:r w:rsidRPr="00065484">
        <w:t xml:space="preserve">= 0.74,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del w:id="229" w:author="Author">
        <w:r w:rsidRPr="00065484" w:rsidDel="00F50215">
          <w:delText xml:space="preserve">Post-hoc within-group analyses </w:delText>
        </w:r>
        <w:r w:rsidR="00BC2A51" w:rsidRPr="00065484" w:rsidDel="00F50215">
          <w:delText>indicate</w:delText>
        </w:r>
        <w:r w:rsidR="000D3D80" w:rsidRPr="00065484" w:rsidDel="00F50215">
          <w:delText>d</w:delText>
        </w:r>
        <w:r w:rsidR="00BC2A51" w:rsidRPr="00065484" w:rsidDel="00F50215">
          <w:delText xml:space="preserve"> that </w:delText>
        </w:r>
        <w:r w:rsidRPr="00065484" w:rsidDel="00F50215">
          <w:delText xml:space="preserve">the </w:delText>
        </w:r>
        <w:r w:rsidR="003C77DD" w:rsidRPr="00065484" w:rsidDel="00F50215">
          <w:delText>DD</w:delText>
        </w:r>
        <w:r w:rsidRPr="00065484" w:rsidDel="00F50215">
          <w:delText xml:space="preserve"> group showed a significant acceleration over the course of learning (</w:delText>
        </w:r>
        <w:r w:rsidRPr="00065484" w:rsidDel="00F50215">
          <w:rPr>
            <w:i/>
          </w:rPr>
          <w:delText xml:space="preserve">b </w:delText>
        </w:r>
        <w:r w:rsidRPr="00065484" w:rsidDel="00F50215">
          <w:delText xml:space="preserve">= -2.50, SE = 1.08, </w:delText>
        </w:r>
        <w:r w:rsidRPr="00065484" w:rsidDel="00F50215">
          <w:rPr>
            <w:i/>
          </w:rPr>
          <w:delText>t</w:delText>
        </w:r>
        <w:r w:rsidRPr="00065484" w:rsidDel="00F50215">
          <w:delText xml:space="preserve"> = 2.31, </w:delText>
        </w:r>
        <w:r w:rsidRPr="00065484" w:rsidDel="00F50215">
          <w:rPr>
            <w:i/>
          </w:rPr>
          <w:delText xml:space="preserve">p </w:delText>
        </w:r>
        <w:r w:rsidRPr="00065484" w:rsidDel="00F50215">
          <w:delText xml:space="preserve">= 0.035, </w:delText>
        </w:r>
        <w:r w:rsidRPr="00065484" w:rsidDel="00F50215">
          <w:rPr>
            <w:rFonts w:ascii="Cambria Math" w:hAnsi="Cambria Math" w:cs="Cambria Math"/>
          </w:rPr>
          <w:delText>𝑅</w:delText>
        </w:r>
        <w:r w:rsidRPr="00065484" w:rsidDel="00F50215">
          <w:rPr>
            <w:vertAlign w:val="superscript"/>
          </w:rPr>
          <w:delText>2</w:delText>
        </w:r>
        <w:r w:rsidRPr="00065484" w:rsidDel="00F50215">
          <w:rPr>
            <w:rFonts w:ascii="Cambria Math" w:hAnsi="Cambria Math" w:cs="Cambria Math"/>
          </w:rPr>
          <w:delText>𝑚</w:delText>
        </w:r>
        <w:r w:rsidRPr="00065484" w:rsidDel="00F50215">
          <w:delText xml:space="preserve"> = 0.02), </w:delText>
        </w:r>
        <w:r w:rsidR="00BC2A51" w:rsidRPr="00065484" w:rsidDel="00F50215">
          <w:delText xml:space="preserve">whereas </w:delText>
        </w:r>
        <w:r w:rsidRPr="00065484" w:rsidDel="00F50215">
          <w:delText xml:space="preserve">the </w:delText>
        </w:r>
        <w:r w:rsidR="003C77DD" w:rsidRPr="00065484" w:rsidDel="00F50215">
          <w:delText>TYP</w:delText>
        </w:r>
        <w:r w:rsidRPr="00065484" w:rsidDel="00F50215">
          <w:delText xml:space="preserve"> group</w:delText>
        </w:r>
        <w:r w:rsidR="00BC2A51" w:rsidRPr="00065484" w:rsidDel="00F50215">
          <w:delText xml:space="preserve"> did not</w:delText>
        </w:r>
        <w:r w:rsidRPr="00065484" w:rsidDel="00F50215">
          <w:delText xml:space="preserve"> (</w:delText>
        </w:r>
        <w:r w:rsidRPr="00065484" w:rsidDel="00F50215">
          <w:rPr>
            <w:i/>
          </w:rPr>
          <w:delText xml:space="preserve">b </w:delText>
        </w:r>
        <w:r w:rsidRPr="00065484" w:rsidDel="00F50215">
          <w:delText xml:space="preserve">= -0.46, SE = 0.65, </w:delText>
        </w:r>
        <w:r w:rsidRPr="00065484" w:rsidDel="00F50215">
          <w:rPr>
            <w:i/>
          </w:rPr>
          <w:delText>t</w:delText>
        </w:r>
        <w:r w:rsidRPr="00065484" w:rsidDel="00F50215">
          <w:delText xml:space="preserve"> = 0.71, </w:delText>
        </w:r>
        <w:r w:rsidRPr="00065484" w:rsidDel="00F50215">
          <w:rPr>
            <w:i/>
          </w:rPr>
          <w:delText xml:space="preserve">p </w:delText>
        </w:r>
        <w:r w:rsidRPr="00065484" w:rsidDel="00F50215">
          <w:delText xml:space="preserve">= 0.49, </w:delText>
        </w:r>
        <w:r w:rsidRPr="00065484" w:rsidDel="00F50215">
          <w:rPr>
            <w:rFonts w:ascii="Cambria Math" w:hAnsi="Cambria Math" w:cs="Cambria Math"/>
          </w:rPr>
          <w:delText>𝑅</w:delText>
        </w:r>
        <w:r w:rsidRPr="00065484" w:rsidDel="00F50215">
          <w:rPr>
            <w:vertAlign w:val="superscript"/>
          </w:rPr>
          <w:delText>2</w:delText>
        </w:r>
        <w:r w:rsidRPr="00065484" w:rsidDel="00F50215">
          <w:rPr>
            <w:rFonts w:ascii="Cambria Math" w:hAnsi="Cambria Math" w:cs="Cambria Math"/>
          </w:rPr>
          <w:delText>𝑚</w:delText>
        </w:r>
        <w:r w:rsidRPr="00065484" w:rsidDel="00F50215">
          <w:delText xml:space="preserve"> = 0.005).</w:delText>
        </w:r>
      </w:del>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
        </w:rPr>
      </w:pPr>
    </w:p>
    <w:p w14:paraId="3112DA40" w14:textId="724F216E"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2AFC test</w:t>
      </w:r>
      <w:r w:rsidR="000D3D80" w:rsidRPr="00065484">
        <w:t xml:space="preserve"> following familiarization</w:t>
      </w:r>
      <w:r w:rsidRPr="00065484">
        <w:t xml:space="preserve"> </w:t>
      </w:r>
      <w:r w:rsidR="00BC2A51" w:rsidRPr="00065484">
        <w:t>i</w:t>
      </w:r>
      <w:r w:rsidRPr="00065484">
        <w:t xml:space="preserve">s depicted in </w:t>
      </w:r>
      <w:r w:rsidRPr="00065484">
        <w:rPr>
          <w:b/>
        </w:rPr>
        <w:t xml:space="preserve">Figure </w:t>
      </w:r>
      <w:del w:id="230" w:author="Author">
        <w:r w:rsidRPr="00065484" w:rsidDel="00700FBD">
          <w:rPr>
            <w:b/>
          </w:rPr>
          <w:delText>2</w:delText>
        </w:r>
      </w:del>
      <w:ins w:id="231" w:author="Author">
        <w:r w:rsidR="00700FBD">
          <w:rPr>
            <w:b/>
          </w:rPr>
          <w:t>3</w:t>
        </w:r>
      </w:ins>
      <w:r w:rsidRPr="00065484">
        <w:t xml:space="preserve">. Both groups performed significantly above </w:t>
      </w:r>
      <w:r w:rsidR="00BC2A51" w:rsidRPr="00065484">
        <w:t xml:space="preserve">the </w:t>
      </w:r>
      <w:r w:rsidRPr="00065484">
        <w:t>50% chance level (</w:t>
      </w:r>
      <w:r w:rsidR="00F57360" w:rsidRPr="00065484">
        <w:t xml:space="preserve">DD: </w:t>
      </w:r>
      <w:r w:rsidRPr="00065484">
        <w:t>Mean = 0.72, SD</w:t>
      </w:r>
      <w:r w:rsidR="00F57360" w:rsidRPr="00065484">
        <w:rPr>
          <w:vertAlign w:val="subscript"/>
        </w:rPr>
        <w:t xml:space="preserve"> </w:t>
      </w:r>
      <w:r w:rsidR="00BC2A51" w:rsidRPr="00065484">
        <w:rPr>
          <w:vertAlign w:val="subscript"/>
        </w:rPr>
        <w:t xml:space="preserve"> </w:t>
      </w:r>
      <w:r w:rsidRPr="00065484">
        <w:t xml:space="preserve">= 0.21, </w:t>
      </w:r>
      <w:r w:rsidRPr="00065484">
        <w:rPr>
          <w:i/>
        </w:rPr>
        <w:t>t</w:t>
      </w:r>
      <w:r w:rsidRPr="00065484">
        <w:t xml:space="preserve">(16) = 4.39, </w:t>
      </w:r>
      <w:r w:rsidRPr="00065484">
        <w:rPr>
          <w:i/>
        </w:rPr>
        <w:t xml:space="preserve">p </w:t>
      </w:r>
      <w:r w:rsidRPr="00065484">
        <w:t xml:space="preserve">&lt; 0.001; </w:t>
      </w:r>
      <w:r w:rsidR="00F57360" w:rsidRPr="00065484">
        <w:t xml:space="preserve">TYP: </w:t>
      </w:r>
      <w:r w:rsidRPr="00065484">
        <w:t>Mean = 0.67, SD</w:t>
      </w:r>
      <w:r w:rsidR="00BC2A51" w:rsidRPr="00065484">
        <w:t xml:space="preserve"> </w:t>
      </w:r>
      <w:r w:rsidRPr="00065484">
        <w:t xml:space="preserve">= 0.23, </w:t>
      </w:r>
      <w:r w:rsidRPr="00065484">
        <w:rPr>
          <w:i/>
        </w:rPr>
        <w:t>t</w:t>
      </w:r>
      <w:r w:rsidRPr="00065484">
        <w:t xml:space="preserve">(22) = 3.55, </w:t>
      </w:r>
      <w:r w:rsidRPr="00065484">
        <w:rPr>
          <w:i/>
        </w:rPr>
        <w:t xml:space="preserve">p </w:t>
      </w:r>
      <w:r w:rsidRPr="00065484">
        <w:t>&lt; 0.001). We compared the two groups using a generalized linear mixed model. The dependent variable</w:t>
      </w:r>
      <w:r w:rsidR="00BC2A51" w:rsidRPr="00065484">
        <w:t xml:space="preserve"> </w:t>
      </w:r>
      <w:r w:rsidR="00915C83" w:rsidRPr="00065484">
        <w:t>wa</w:t>
      </w:r>
      <w:r w:rsidRPr="00065484">
        <w:t xml:space="preserve">s </w:t>
      </w:r>
      <w:r w:rsidRPr="00065484">
        <w:lastRenderedPageBreak/>
        <w:t>each participant</w:t>
      </w:r>
      <w:r w:rsidR="00BC2A51" w:rsidRPr="00065484">
        <w:t>’</w:t>
      </w:r>
      <w:r w:rsidRPr="00065484">
        <w:t xml:space="preserve">s trial-by-trial binomial accuracy. The fixed effect </w:t>
      </w:r>
      <w:r w:rsidR="00BC2A51" w:rsidRPr="00065484">
        <w:t xml:space="preserve">was </w:t>
      </w:r>
      <w:r w:rsidRPr="00065484">
        <w:rPr>
          <w:i/>
        </w:rPr>
        <w:t xml:space="preserve">group </w:t>
      </w:r>
      <w:r w:rsidRPr="00065484">
        <w:t xml:space="preserve">(DD vs. TYP). </w:t>
      </w:r>
      <w:r w:rsidR="00BC2A51" w:rsidRPr="00065484">
        <w:t>A</w:t>
      </w:r>
      <w:r w:rsidRPr="00065484">
        <w:t>ge</w:t>
      </w:r>
      <w:r w:rsidRPr="00065484">
        <w:rPr>
          <w:i/>
          <w:iCs/>
        </w:rPr>
        <w:t xml:space="preserve">, </w:t>
      </w:r>
      <w:r w:rsidR="00BC2A51" w:rsidRPr="00065484">
        <w:t>sex</w:t>
      </w:r>
      <w:r w:rsidRPr="00065484">
        <w:rPr>
          <w:i/>
          <w:iCs/>
        </w:rPr>
        <w:t>,</w:t>
      </w:r>
      <w:r w:rsidRPr="00065484">
        <w:t xml:space="preserve"> and nonverbal IQ were included as covariates. The model’s random effects structure included random intercepts by participants and by trial. The two groups </w:t>
      </w:r>
      <w:r w:rsidR="000D3D80" w:rsidRPr="00065484">
        <w:t xml:space="preserve">did </w:t>
      </w:r>
      <w:r w:rsidRPr="00065484">
        <w:t xml:space="preserve">not significantly differ </w:t>
      </w:r>
      <w:r w:rsidR="00BC2A51" w:rsidRPr="00065484">
        <w:t>i</w:t>
      </w:r>
      <w:r w:rsidRPr="00065484">
        <w:t xml:space="preserve">n </w:t>
      </w:r>
      <w:r w:rsidR="00BC2A51" w:rsidRPr="00065484">
        <w:t>accuracy</w:t>
      </w:r>
      <w:r w:rsidRPr="00065484">
        <w:t xml:space="preserve"> (</w:t>
      </w:r>
      <w:r w:rsidRPr="00065484">
        <w:rPr>
          <w:i/>
        </w:rPr>
        <w:t xml:space="preserve">b </w:t>
      </w:r>
      <w:r w:rsidRPr="00065484">
        <w:t>= 0</w:t>
      </w:r>
      <w:ins w:id="232" w:author="Author">
        <w:r w:rsidR="0004023D">
          <w:t>.</w:t>
        </w:r>
      </w:ins>
      <w:del w:id="233" w:author="Author">
        <w:r w:rsidRPr="00065484" w:rsidDel="0004023D">
          <w:delText>.7</w:delText>
        </w:r>
      </w:del>
      <w:ins w:id="234" w:author="Author">
        <w:r w:rsidR="0004023D">
          <w:t>38</w:t>
        </w:r>
      </w:ins>
      <w:del w:id="235" w:author="Author">
        <w:r w:rsidRPr="00065484" w:rsidDel="0004023D">
          <w:delText>5</w:delText>
        </w:r>
      </w:del>
      <w:r w:rsidRPr="00065484">
        <w:t xml:space="preserve">, SE = </w:t>
      </w:r>
      <w:ins w:id="236" w:author="Author">
        <w:r w:rsidR="0004023D">
          <w:t>0</w:t>
        </w:r>
      </w:ins>
      <w:del w:id="237" w:author="Author">
        <w:r w:rsidRPr="00065484" w:rsidDel="0004023D">
          <w:delText>1</w:delText>
        </w:r>
      </w:del>
      <w:r w:rsidRPr="00065484">
        <w:t>.</w:t>
      </w:r>
      <w:ins w:id="238" w:author="Author">
        <w:r w:rsidR="0004023D">
          <w:t>83</w:t>
        </w:r>
      </w:ins>
      <w:del w:id="239" w:author="Author">
        <w:r w:rsidRPr="00065484" w:rsidDel="0004023D">
          <w:delText>67</w:delText>
        </w:r>
      </w:del>
      <w:r w:rsidRPr="00065484">
        <w:t xml:space="preserve">, </w:t>
      </w:r>
      <w:r w:rsidRPr="00065484">
        <w:rPr>
          <w:i/>
        </w:rPr>
        <w:t>t</w:t>
      </w:r>
      <w:r w:rsidRPr="00065484">
        <w:t xml:space="preserve"> = 0.45, </w:t>
      </w:r>
      <w:r w:rsidRPr="00065484">
        <w:rPr>
          <w:i/>
        </w:rPr>
        <w:t xml:space="preserve">p </w:t>
      </w:r>
      <w:r w:rsidRPr="00065484">
        <w:t xml:space="preserve">= 0.65,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Comparison of </w:t>
      </w:r>
      <w:r w:rsidR="00C47B4E" w:rsidRPr="00065484">
        <w:rPr>
          <w:b/>
          <w:bCs/>
        </w:rPr>
        <w:t xml:space="preserve">Auditory Statistical Learning </w:t>
      </w:r>
      <w:r w:rsidRPr="00065484">
        <w:rPr>
          <w:b/>
          <w:bCs/>
        </w:rPr>
        <w:t>and</w:t>
      </w:r>
      <w:r w:rsidR="00C47B4E" w:rsidRPr="00065484">
        <w:rPr>
          <w:b/>
          <w:bCs/>
        </w:rPr>
        <w:t xml:space="preserve"> Visual Statistical Learning</w:t>
      </w:r>
    </w:p>
    <w:p w14:paraId="3B1406FB" w14:textId="28232C0C"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ins w:id="240" w:author="Author">
        <w:r w:rsidR="00255CC3">
          <w:t xml:space="preserve">To compare the task demands during familiarization phase across the two SL tasks, we tested the interaction between </w:t>
        </w:r>
        <w:r w:rsidR="00255CC3">
          <w:rPr>
            <w:i/>
            <w:iCs/>
          </w:rPr>
          <w:t xml:space="preserve">task </w:t>
        </w:r>
        <w:r w:rsidR="00255CC3">
          <w:t xml:space="preserve">and </w:t>
        </w:r>
        <w:r w:rsidR="00255CC3">
          <w:rPr>
            <w:i/>
            <w:iCs/>
          </w:rPr>
          <w:t xml:space="preserve">trial number </w:t>
        </w:r>
        <w:r w:rsidR="00255CC3">
          <w:t xml:space="preserve">within the TYP group. The RT changes during the familiarization phase were similar between ASL and VSL tasks </w:t>
        </w:r>
        <w:r w:rsidR="00255CC3" w:rsidRPr="00065484">
          <w:t>(</w:t>
        </w:r>
        <w:r w:rsidR="00255CC3" w:rsidRPr="00065484">
          <w:rPr>
            <w:i/>
          </w:rPr>
          <w:t xml:space="preserve">b </w:t>
        </w:r>
        <w:r w:rsidR="00255CC3" w:rsidRPr="00065484">
          <w:t>= 0.0</w:t>
        </w:r>
        <w:r w:rsidR="00043FD0">
          <w:t>006</w:t>
        </w:r>
        <w:r w:rsidR="00255CC3" w:rsidRPr="00065484">
          <w:t>, SE = 0.0</w:t>
        </w:r>
        <w:r w:rsidR="00255CC3">
          <w:t>04</w:t>
        </w:r>
        <w:r w:rsidR="00255CC3" w:rsidRPr="00065484">
          <w:t xml:space="preserve">, </w:t>
        </w:r>
        <w:r w:rsidR="00255CC3" w:rsidRPr="00065484">
          <w:rPr>
            <w:i/>
          </w:rPr>
          <w:t>t</w:t>
        </w:r>
        <w:r w:rsidR="00255CC3" w:rsidRPr="00065484">
          <w:t xml:space="preserve"> = </w:t>
        </w:r>
        <w:r w:rsidR="00255CC3">
          <w:t>0.164</w:t>
        </w:r>
        <w:r w:rsidR="00255CC3" w:rsidRPr="00065484">
          <w:t xml:space="preserve">, </w:t>
        </w:r>
        <w:r w:rsidR="00255CC3" w:rsidRPr="00065484">
          <w:rPr>
            <w:i/>
            <w:iCs/>
          </w:rPr>
          <w:t>p</w:t>
        </w:r>
        <w:r w:rsidR="00255CC3" w:rsidRPr="00065484">
          <w:t xml:space="preserve"> = 0.</w:t>
        </w:r>
        <w:r w:rsidR="00255CC3">
          <w:t>87</w:t>
        </w:r>
        <w:r w:rsidR="00255CC3" w:rsidRPr="00065484">
          <w:t xml:space="preserve">, </w:t>
        </w:r>
        <w:r w:rsidR="00255CC3" w:rsidRPr="00065484">
          <w:rPr>
            <w:rFonts w:ascii="Cambria Math" w:hAnsi="Cambria Math" w:cs="Cambria Math"/>
          </w:rPr>
          <w:t>𝑅</w:t>
        </w:r>
        <w:r w:rsidR="00255CC3" w:rsidRPr="00065484">
          <w:rPr>
            <w:vertAlign w:val="superscript"/>
          </w:rPr>
          <w:t>2</w:t>
        </w:r>
        <w:r w:rsidR="00255CC3" w:rsidRPr="00065484">
          <w:rPr>
            <w:rFonts w:ascii="Cambria Math" w:hAnsi="Cambria Math" w:cs="Cambria Math"/>
          </w:rPr>
          <w:t>𝑚</w:t>
        </w:r>
        <w:r w:rsidR="00255CC3" w:rsidRPr="00065484">
          <w:t xml:space="preserve"> = 0)</w:t>
        </w:r>
        <w:r w:rsidR="00043FD0">
          <w:t>.</w:t>
        </w:r>
        <w:r w:rsidR="00255CC3">
          <w:t xml:space="preserve"> </w:t>
        </w:r>
        <w:r w:rsidR="00F8577D">
          <w:t xml:space="preserve">To compare </w:t>
        </w:r>
      </w:ins>
      <w:del w:id="241" w:author="Author">
        <w:r w:rsidR="00705A81" w:rsidRPr="00065484" w:rsidDel="00F8577D">
          <w:delText xml:space="preserve">We compared </w:delText>
        </w:r>
      </w:del>
      <w:ins w:id="242" w:author="Author">
        <w:r w:rsidR="00F8577D">
          <w:t xml:space="preserve">the degree of </w:t>
        </w:r>
      </w:ins>
      <w:del w:id="243" w:author="Author">
        <w:r w:rsidR="00705A81" w:rsidRPr="00065484" w:rsidDel="00F8577D">
          <w:delText xml:space="preserve">the </w:delText>
        </w:r>
      </w:del>
      <w:r w:rsidR="000C6DEE" w:rsidRPr="00065484">
        <w:t xml:space="preserve">group differences in </w:t>
      </w:r>
      <w:r w:rsidR="00915C83" w:rsidRPr="00065484">
        <w:t xml:space="preserve">response-time </w:t>
      </w:r>
      <w:r w:rsidR="000C6DEE" w:rsidRPr="00065484">
        <w:t>changes across the two SL tasks</w:t>
      </w:r>
      <w:ins w:id="244" w:author="Author">
        <w:r w:rsidR="00F8577D">
          <w:t xml:space="preserve">, we tested the interaction between </w:t>
        </w:r>
        <w:r w:rsidR="00F8577D">
          <w:rPr>
            <w:i/>
            <w:iCs/>
          </w:rPr>
          <w:t xml:space="preserve">trial number, task, </w:t>
        </w:r>
        <w:r w:rsidR="00F8577D">
          <w:t xml:space="preserve">and </w:t>
        </w:r>
        <w:r w:rsidR="00F8577D">
          <w:rPr>
            <w:i/>
            <w:iCs/>
          </w:rPr>
          <w:t xml:space="preserve">group </w:t>
        </w:r>
        <w:r w:rsidR="00F8577D">
          <w:t xml:space="preserve">in a linear mixed model. Our analysis revealed a marginal three-way interaction </w:t>
        </w:r>
        <w:r w:rsidR="00F8577D" w:rsidRPr="00065484">
          <w:t>(</w:t>
        </w:r>
        <w:r w:rsidR="00F8577D" w:rsidRPr="00065484">
          <w:rPr>
            <w:i/>
          </w:rPr>
          <w:t xml:space="preserve">b </w:t>
        </w:r>
        <w:r w:rsidR="00F8577D" w:rsidRPr="00065484">
          <w:t>= 0.0</w:t>
        </w:r>
        <w:r w:rsidR="00DA5B0C">
          <w:t>05</w:t>
        </w:r>
        <w:r w:rsidR="00F8577D" w:rsidRPr="00065484">
          <w:t>, SE = 0.0</w:t>
        </w:r>
        <w:r w:rsidR="00F8577D">
          <w:t>0</w:t>
        </w:r>
        <w:r w:rsidR="00DA5B0C">
          <w:t>2</w:t>
        </w:r>
        <w:r w:rsidR="00F8577D" w:rsidRPr="00065484">
          <w:t xml:space="preserve">, </w:t>
        </w:r>
        <w:r w:rsidR="00F8577D" w:rsidRPr="00065484">
          <w:rPr>
            <w:i/>
          </w:rPr>
          <w:t>t</w:t>
        </w:r>
        <w:r w:rsidR="00F8577D" w:rsidRPr="00065484">
          <w:t xml:space="preserve"> = 1.8</w:t>
        </w:r>
        <w:r w:rsidR="00F8577D">
          <w:t>4</w:t>
        </w:r>
        <w:r w:rsidR="00F8577D" w:rsidRPr="00065484">
          <w:t xml:space="preserve">, </w:t>
        </w:r>
        <w:r w:rsidR="00F8577D" w:rsidRPr="00065484">
          <w:rPr>
            <w:i/>
            <w:iCs/>
          </w:rPr>
          <w:t>p</w:t>
        </w:r>
        <w:r w:rsidR="00F8577D" w:rsidRPr="00065484">
          <w:t xml:space="preserve"> = 0.06</w:t>
        </w:r>
        <w:r w:rsidR="00F8577D">
          <w:t>6</w:t>
        </w:r>
        <w:r w:rsidR="00F8577D" w:rsidRPr="00065484">
          <w:t xml:space="preserve">, </w:t>
        </w:r>
        <w:r w:rsidR="00F8577D" w:rsidRPr="00065484">
          <w:rPr>
            <w:rFonts w:ascii="Cambria Math" w:hAnsi="Cambria Math" w:cs="Cambria Math"/>
          </w:rPr>
          <w:t>𝑅</w:t>
        </w:r>
        <w:r w:rsidR="00F8577D" w:rsidRPr="00065484">
          <w:rPr>
            <w:vertAlign w:val="superscript"/>
          </w:rPr>
          <w:t>2</w:t>
        </w:r>
        <w:r w:rsidR="00F8577D" w:rsidRPr="00065484">
          <w:rPr>
            <w:rFonts w:ascii="Cambria Math" w:hAnsi="Cambria Math" w:cs="Cambria Math"/>
          </w:rPr>
          <w:t>𝑚</w:t>
        </w:r>
        <w:r w:rsidR="00F8577D" w:rsidRPr="00065484">
          <w:t xml:space="preserve"> = 0.002),</w:t>
        </w:r>
        <w:r w:rsidR="00F8577D">
          <w:t xml:space="preserve"> that is,</w:t>
        </w:r>
        <w:r w:rsidR="00285EDC">
          <w:t xml:space="preserve"> </w:t>
        </w:r>
      </w:ins>
      <w:del w:id="245" w:author="Author">
        <w:r w:rsidR="000C6DEE" w:rsidRPr="00065484" w:rsidDel="00F8577D">
          <w:delText>. The</w:delText>
        </w:r>
      </w:del>
      <w:ins w:id="246" w:author="Author">
        <w:r w:rsidR="00F8577D">
          <w:t xml:space="preserve">the </w:t>
        </w:r>
        <w:r w:rsidR="00285EDC">
          <w:t>group difference (DD quicker than TYP) in</w:t>
        </w:r>
        <w:r w:rsidR="00F8577D">
          <w:t xml:space="preserve"> real-time VSL is marginally larger than </w:t>
        </w:r>
        <w:r w:rsidR="00012DCE">
          <w:t xml:space="preserve">the group difference </w:t>
        </w:r>
        <w:r w:rsidR="00F8577D">
          <w:t>in real-time ASL.</w:t>
        </w:r>
      </w:ins>
      <w:del w:id="247" w:author="Author">
        <w:r w:rsidR="000C6DEE" w:rsidRPr="00065484" w:rsidDel="00F8577D">
          <w:delText xml:space="preserve"> online learning </w:delText>
        </w:r>
        <w:r w:rsidR="00C6210D" w:rsidRPr="00065484" w:rsidDel="00F8577D">
          <w:delText xml:space="preserve">improvements in </w:delText>
        </w:r>
        <w:r w:rsidR="00915C83" w:rsidRPr="00065484" w:rsidDel="00F8577D">
          <w:delText>response time</w:delText>
        </w:r>
        <w:r w:rsidR="00C6210D" w:rsidRPr="00065484" w:rsidDel="00F8577D">
          <w:delText xml:space="preserve"> </w:delText>
        </w:r>
        <w:r w:rsidR="000C6DEE" w:rsidRPr="00065484" w:rsidDel="00F8577D">
          <w:delText xml:space="preserve">were marginally larger in VSL than in ASL (three-way interaction between </w:delText>
        </w:r>
        <w:r w:rsidR="000C6DEE" w:rsidRPr="00065484" w:rsidDel="00F8577D">
          <w:rPr>
            <w:i/>
            <w:iCs/>
          </w:rPr>
          <w:delText>trial</w:delText>
        </w:r>
        <w:r w:rsidR="00915C83" w:rsidRPr="00065484" w:rsidDel="00F8577D">
          <w:rPr>
            <w:i/>
            <w:iCs/>
          </w:rPr>
          <w:delText xml:space="preserve"> number</w:delText>
        </w:r>
        <w:r w:rsidR="000C6DEE" w:rsidRPr="00065484" w:rsidDel="00F8577D">
          <w:delText xml:space="preserve">, </w:delText>
        </w:r>
        <w:r w:rsidR="000C6DEE" w:rsidRPr="00065484" w:rsidDel="00F8577D">
          <w:rPr>
            <w:i/>
            <w:iCs/>
          </w:rPr>
          <w:delText>task</w:delText>
        </w:r>
        <w:r w:rsidR="000C6DEE" w:rsidRPr="00065484" w:rsidDel="00F8577D">
          <w:delText xml:space="preserve">, and </w:delText>
        </w:r>
        <w:r w:rsidR="000C6DEE" w:rsidRPr="00065484" w:rsidDel="00F8577D">
          <w:rPr>
            <w:i/>
            <w:iCs/>
          </w:rPr>
          <w:delText>group</w:delText>
        </w:r>
        <w:r w:rsidR="000C6DEE" w:rsidRPr="00065484" w:rsidDel="00F8577D">
          <w:delText xml:space="preserve">: </w:delText>
        </w:r>
        <w:r w:rsidR="000C6DEE" w:rsidRPr="00065484" w:rsidDel="00F8577D">
          <w:rPr>
            <w:i/>
          </w:rPr>
          <w:delText xml:space="preserve">b </w:delText>
        </w:r>
        <w:r w:rsidR="000C6DEE" w:rsidRPr="00065484" w:rsidDel="00F8577D">
          <w:delText>= 0.0</w:delText>
        </w:r>
        <w:r w:rsidR="000C6DEE" w:rsidRPr="00065484" w:rsidDel="005643C0">
          <w:delText>2</w:delText>
        </w:r>
        <w:r w:rsidR="000C6DEE" w:rsidRPr="00065484" w:rsidDel="00F8577D">
          <w:delText>, SE = 0.0</w:delText>
        </w:r>
        <w:r w:rsidR="000C6DEE" w:rsidRPr="00065484" w:rsidDel="005643C0">
          <w:delText>1</w:delText>
        </w:r>
        <w:r w:rsidR="000C6DEE" w:rsidRPr="00065484" w:rsidDel="00F8577D">
          <w:delText xml:space="preserve">, </w:delText>
        </w:r>
        <w:r w:rsidR="000C6DEE" w:rsidRPr="00065484" w:rsidDel="00F8577D">
          <w:rPr>
            <w:i/>
          </w:rPr>
          <w:delText>t</w:delText>
        </w:r>
        <w:r w:rsidR="000C6DEE" w:rsidRPr="00065484" w:rsidDel="00F8577D">
          <w:delText xml:space="preserve"> = 1.8</w:delText>
        </w:r>
        <w:r w:rsidR="000C6DEE" w:rsidRPr="00065484" w:rsidDel="005643C0">
          <w:delText>7</w:delText>
        </w:r>
        <w:r w:rsidR="000C6DEE" w:rsidRPr="00065484" w:rsidDel="00F8577D">
          <w:delText xml:space="preserve">, </w:delText>
        </w:r>
        <w:r w:rsidR="000C6DEE" w:rsidRPr="00065484" w:rsidDel="00F8577D">
          <w:rPr>
            <w:i/>
            <w:iCs/>
          </w:rPr>
          <w:delText>p</w:delText>
        </w:r>
        <w:r w:rsidR="000C6DEE" w:rsidRPr="00065484" w:rsidDel="00F8577D">
          <w:delText xml:space="preserve"> = 0.06</w:delText>
        </w:r>
        <w:r w:rsidR="000C6DEE" w:rsidRPr="00065484" w:rsidDel="005643C0">
          <w:delText>2</w:delText>
        </w:r>
        <w:r w:rsidR="000C6DEE" w:rsidRPr="00065484" w:rsidDel="00F8577D">
          <w:delText xml:space="preserve">, </w:delText>
        </w:r>
        <w:r w:rsidR="000C6DEE" w:rsidRPr="00065484" w:rsidDel="00F8577D">
          <w:rPr>
            <w:rFonts w:ascii="Cambria Math" w:hAnsi="Cambria Math" w:cs="Cambria Math"/>
          </w:rPr>
          <w:delText>𝑅</w:delText>
        </w:r>
        <w:r w:rsidR="000C6DEE" w:rsidRPr="00065484" w:rsidDel="00F8577D">
          <w:rPr>
            <w:vertAlign w:val="superscript"/>
          </w:rPr>
          <w:delText>2</w:delText>
        </w:r>
        <w:r w:rsidR="000C6DEE" w:rsidRPr="00065484" w:rsidDel="00F8577D">
          <w:rPr>
            <w:rFonts w:ascii="Cambria Math" w:hAnsi="Cambria Math" w:cs="Cambria Math"/>
          </w:rPr>
          <w:delText>𝑚</w:delText>
        </w:r>
        <w:r w:rsidR="000C6DEE" w:rsidRPr="00065484" w:rsidDel="00F8577D">
          <w:delText xml:space="preserve"> = 0.002), </w:delText>
        </w:r>
        <w:r w:rsidR="00C6210D" w:rsidRPr="00065484" w:rsidDel="00F8577D">
          <w:delText>suggesting</w:delText>
        </w:r>
        <w:r w:rsidR="000C6DEE" w:rsidRPr="00065484" w:rsidDel="00F8577D">
          <w:delText xml:space="preserve"> a specific advantage in VSL in DD.</w:delText>
        </w:r>
      </w:del>
      <w:r w:rsidR="000C6DEE" w:rsidRPr="00065484">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u w:val="single"/>
        </w:rPr>
      </w:pPr>
    </w:p>
    <w:p w14:paraId="514EFD3D" w14:textId="30E8E421"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w:t>
      </w:r>
      <w:ins w:id="248" w:author="Author">
        <w:r w:rsidR="00043FD0">
          <w:t>To compare the task demands during the test phase across the two SL tasks, we tested the main effect of tasks</w:t>
        </w:r>
        <w:r w:rsidR="00043FD0">
          <w:rPr>
            <w:i/>
            <w:iCs/>
          </w:rPr>
          <w:t xml:space="preserve"> </w:t>
        </w:r>
        <w:r w:rsidR="00043FD0">
          <w:t xml:space="preserve">within the TYP group. The TYP group performed similarly across ASL and VSL tasks </w:t>
        </w:r>
        <w:r w:rsidR="00043FD0" w:rsidRPr="00065484">
          <w:t>(</w:t>
        </w:r>
        <w:r w:rsidR="00043FD0" w:rsidRPr="00065484">
          <w:rPr>
            <w:i/>
          </w:rPr>
          <w:t xml:space="preserve">b </w:t>
        </w:r>
        <w:r w:rsidR="00043FD0" w:rsidRPr="00065484">
          <w:t xml:space="preserve">= </w:t>
        </w:r>
        <w:r w:rsidR="00DA5B0C">
          <w:t>-0.18</w:t>
        </w:r>
        <w:r w:rsidR="00043FD0" w:rsidRPr="00065484">
          <w:t>, SE = 0.</w:t>
        </w:r>
        <w:r w:rsidR="00DA5B0C">
          <w:t>26</w:t>
        </w:r>
        <w:r w:rsidR="00043FD0" w:rsidRPr="00065484">
          <w:t xml:space="preserve">, </w:t>
        </w:r>
        <w:r w:rsidR="00043FD0" w:rsidRPr="00065484">
          <w:rPr>
            <w:i/>
          </w:rPr>
          <w:t>t</w:t>
        </w:r>
        <w:r w:rsidR="00043FD0" w:rsidRPr="00065484">
          <w:t xml:space="preserve"> = </w:t>
        </w:r>
        <w:r w:rsidR="00DA5B0C">
          <w:t>-0.69</w:t>
        </w:r>
        <w:r w:rsidR="00043FD0" w:rsidRPr="00065484">
          <w:t xml:space="preserve">, </w:t>
        </w:r>
        <w:r w:rsidR="00043FD0" w:rsidRPr="00065484">
          <w:rPr>
            <w:i/>
            <w:iCs/>
          </w:rPr>
          <w:t>p</w:t>
        </w:r>
        <w:r w:rsidR="00043FD0" w:rsidRPr="00065484">
          <w:t xml:space="preserve"> = 0.</w:t>
        </w:r>
        <w:r w:rsidR="00DA5B0C">
          <w:t>49</w:t>
        </w:r>
        <w:r w:rsidR="00043FD0" w:rsidRPr="00065484">
          <w:t xml:space="preserve">, </w:t>
        </w:r>
        <w:r w:rsidR="00043FD0" w:rsidRPr="00065484">
          <w:rPr>
            <w:rFonts w:ascii="Cambria Math" w:hAnsi="Cambria Math" w:cs="Cambria Math"/>
          </w:rPr>
          <w:t>𝑅</w:t>
        </w:r>
        <w:r w:rsidR="00043FD0" w:rsidRPr="00065484">
          <w:rPr>
            <w:vertAlign w:val="superscript"/>
          </w:rPr>
          <w:t>2</w:t>
        </w:r>
        <w:r w:rsidR="00043FD0" w:rsidRPr="00065484">
          <w:rPr>
            <w:rFonts w:ascii="Cambria Math" w:hAnsi="Cambria Math" w:cs="Cambria Math"/>
          </w:rPr>
          <w:t>𝑚</w:t>
        </w:r>
        <w:r w:rsidR="00043FD0" w:rsidRPr="00065484">
          <w:t xml:space="preserve"> = 0)</w:t>
        </w:r>
        <w:r w:rsidR="00043FD0">
          <w:t xml:space="preserve">. </w:t>
        </w:r>
        <w:r w:rsidR="00285EDC">
          <w:t xml:space="preserve">To compare the degree of </w:t>
        </w:r>
        <w:r w:rsidR="00285EDC" w:rsidRPr="00065484">
          <w:t xml:space="preserve">group differences in </w:t>
        </w:r>
        <w:r w:rsidR="00285EDC">
          <w:t>test accuracy</w:t>
        </w:r>
        <w:r w:rsidR="00285EDC" w:rsidRPr="00065484">
          <w:t xml:space="preserve"> across the two SL tasks</w:t>
        </w:r>
        <w:r w:rsidR="00285EDC">
          <w:t xml:space="preserve">, we tested the interaction between </w:t>
        </w:r>
        <w:r w:rsidR="00285EDC">
          <w:rPr>
            <w:i/>
            <w:iCs/>
          </w:rPr>
          <w:t xml:space="preserve">task </w:t>
        </w:r>
        <w:r w:rsidR="00285EDC">
          <w:t xml:space="preserve">and </w:t>
        </w:r>
        <w:r w:rsidR="00285EDC">
          <w:rPr>
            <w:i/>
            <w:iCs/>
          </w:rPr>
          <w:t xml:space="preserve">group </w:t>
        </w:r>
        <w:r w:rsidR="00285EDC">
          <w:t xml:space="preserve">in a generalized linear mixed model. </w:t>
        </w:r>
      </w:ins>
      <w:r w:rsidR="00C47B4E" w:rsidRPr="00065484">
        <w:t xml:space="preserve">We found </w:t>
      </w:r>
      <w:r w:rsidR="00FB245A" w:rsidRPr="00065484">
        <w:t xml:space="preserve">a </w:t>
      </w:r>
      <w:r w:rsidR="00C47B4E" w:rsidRPr="00065484">
        <w:t>significant difference in</w:t>
      </w:r>
      <w:r w:rsidR="00C6210D" w:rsidRPr="00065484">
        <w:t xml:space="preserve"> </w:t>
      </w:r>
      <w:r w:rsidR="00C47B4E" w:rsidRPr="00065484">
        <w:t>learning between the groups on the two SL tasks</w:t>
      </w:r>
      <w:r w:rsidRPr="00065484">
        <w:t xml:space="preserve">: </w:t>
      </w:r>
      <w:r w:rsidR="00CB3010" w:rsidRPr="00065484">
        <w:t xml:space="preserve">the group difference </w:t>
      </w:r>
      <w:r w:rsidR="00FB245A" w:rsidRPr="00065484">
        <w:t>(</w:t>
      </w:r>
      <w:del w:id="249" w:author="Author">
        <w:r w:rsidR="00FB245A" w:rsidRPr="00065484" w:rsidDel="00DA5B0C">
          <w:delText xml:space="preserve">TYP &gt; </w:delText>
        </w:r>
      </w:del>
      <w:r w:rsidR="00FB245A" w:rsidRPr="00065484">
        <w:t>DD</w:t>
      </w:r>
      <w:ins w:id="250" w:author="Author">
        <w:r w:rsidR="00DA5B0C">
          <w:t xml:space="preserve"> &lt; TYP</w:t>
        </w:r>
      </w:ins>
      <w:r w:rsidR="00FB245A" w:rsidRPr="00065484">
        <w:t xml:space="preserve">) </w:t>
      </w:r>
      <w:r w:rsidR="00CB3010" w:rsidRPr="00065484">
        <w:t>was</w:t>
      </w:r>
      <w:r w:rsidR="0040152A" w:rsidRPr="00065484">
        <w:t xml:space="preserve"> significantly </w:t>
      </w:r>
      <w:r w:rsidR="00FB245A" w:rsidRPr="00065484">
        <w:t xml:space="preserve">greater </w:t>
      </w:r>
      <w:r w:rsidR="00CB3010" w:rsidRPr="00065484">
        <w:t xml:space="preserve">in </w:t>
      </w:r>
      <w:r w:rsidRPr="00065484">
        <w:t xml:space="preserve">the </w:t>
      </w:r>
      <w:r w:rsidR="00CB3010" w:rsidRPr="00065484">
        <w:t xml:space="preserve">ASL task than the VSL task </w:t>
      </w:r>
      <w:r w:rsidR="00A51670" w:rsidRPr="00065484">
        <w:t>(</w:t>
      </w:r>
      <w:r w:rsidR="00A51670" w:rsidRPr="00065484">
        <w:rPr>
          <w:i/>
        </w:rPr>
        <w:t xml:space="preserve">b </w:t>
      </w:r>
      <w:r w:rsidR="00A51670" w:rsidRPr="00065484">
        <w:t xml:space="preserve">= </w:t>
      </w:r>
      <w:ins w:id="251" w:author="Author">
        <w:r w:rsidR="00DA5B0C">
          <w:t>-</w:t>
        </w:r>
      </w:ins>
      <w:del w:id="252" w:author="Author">
        <w:r w:rsidR="00A51670" w:rsidRPr="00065484" w:rsidDel="00DA5B0C">
          <w:delText>3.08</w:delText>
        </w:r>
      </w:del>
      <w:ins w:id="253" w:author="Author">
        <w:r w:rsidR="00DA5B0C">
          <w:t>0.77</w:t>
        </w:r>
      </w:ins>
      <w:r w:rsidR="00A51670" w:rsidRPr="00065484">
        <w:t>, SE = 0.</w:t>
      </w:r>
      <w:ins w:id="254" w:author="Author">
        <w:r w:rsidR="00DA5B0C">
          <w:t>21</w:t>
        </w:r>
      </w:ins>
      <w:del w:id="255" w:author="Author">
        <w:r w:rsidR="00A51670" w:rsidRPr="00065484" w:rsidDel="00DA5B0C">
          <w:delText>86</w:delText>
        </w:r>
      </w:del>
      <w:r w:rsidR="00A51670" w:rsidRPr="00065484">
        <w:t xml:space="preserve">, </w:t>
      </w:r>
      <w:r w:rsidR="00A51670" w:rsidRPr="00065484">
        <w:rPr>
          <w:i/>
        </w:rPr>
        <w:t>t</w:t>
      </w:r>
      <w:r w:rsidR="00A51670" w:rsidRPr="00065484">
        <w:t xml:space="preserve"> = </w:t>
      </w:r>
      <w:ins w:id="256" w:author="Author">
        <w:r w:rsidR="00DA5B0C">
          <w:t>-</w:t>
        </w:r>
      </w:ins>
      <w:r w:rsidR="00A51670" w:rsidRPr="00065484">
        <w:t xml:space="preserve">3.59, </w:t>
      </w:r>
      <w:r w:rsidR="00A51670" w:rsidRPr="00065484">
        <w:rPr>
          <w:i/>
        </w:rPr>
        <w:t xml:space="preserve">p </w:t>
      </w:r>
      <w:r w:rsidR="00A51670" w:rsidRPr="00065484">
        <w:t xml:space="preserve">&lt; 0.001, </w:t>
      </w:r>
      <w:r w:rsidR="00A51670" w:rsidRPr="00065484">
        <w:rPr>
          <w:rFonts w:ascii="Cambria Math" w:hAnsi="Cambria Math" w:cs="Cambria Math"/>
        </w:rPr>
        <w:t>𝑅</w:t>
      </w:r>
      <w:r w:rsidR="00A51670" w:rsidRPr="00065484">
        <w:rPr>
          <w:vertAlign w:val="superscript"/>
        </w:rPr>
        <w:t>2</w:t>
      </w:r>
      <w:r w:rsidR="00A51670" w:rsidRPr="00065484">
        <w:rPr>
          <w:rFonts w:ascii="Cambria Math" w:hAnsi="Cambria Math" w:cs="Cambria Math"/>
        </w:rPr>
        <w:t>𝑚</w:t>
      </w:r>
      <w:r w:rsidR="00A51670" w:rsidRPr="00065484">
        <w:t xml:space="preserve"> = 0.005).</w:t>
      </w:r>
      <w:r w:rsidR="00C47B4E" w:rsidRPr="00065484">
        <w:t xml:space="preserve"> This </w:t>
      </w:r>
      <w:r w:rsidR="00915C83" w:rsidRPr="00065484">
        <w:t>suggests</w:t>
      </w:r>
      <w:r w:rsidR="00C47B4E" w:rsidRPr="00065484">
        <w:t xml:space="preserve"> a dissociation in DD between ASL </w:t>
      </w:r>
      <w:r w:rsidR="00BC2A51" w:rsidRPr="00065484">
        <w:t xml:space="preserve">(reduced) </w:t>
      </w:r>
      <w:r w:rsidR="00C47B4E" w:rsidRPr="00065484">
        <w:t xml:space="preserve">and VSL </w:t>
      </w:r>
      <w:r w:rsidR="00BC2A51" w:rsidRPr="00065484">
        <w:t>(preserved)</w:t>
      </w:r>
      <w:r w:rsidR="00C47B4E" w:rsidRPr="00065484">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xmlns:w16du="http://schemas.microsoft.com/office/word/2023/wordml/word16du">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noProof/>
        </w:rPr>
        <w:t xml:space="preserve"> </w:t>
      </w:r>
      <w:r w:rsidR="00FD3836" w:rsidRPr="00065484">
        <w:rPr>
          <w:noProof/>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3"/>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2680E5A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del w:id="257" w:author="Author">
        <w:r w:rsidRPr="00065484" w:rsidDel="00700FBD">
          <w:rPr>
            <w:b/>
          </w:rPr>
          <w:delText>2</w:delText>
        </w:r>
      </w:del>
      <w:ins w:id="258" w:author="Author">
        <w:r w:rsidR="00700FBD">
          <w:rPr>
            <w:b/>
          </w:rPr>
          <w:t>3</w:t>
        </w:r>
      </w:ins>
      <w:r w:rsidRPr="00065484">
        <w:t xml:space="preserve">. Implicit </w:t>
      </w:r>
      <w:r w:rsidR="00BC2A51" w:rsidRPr="00065484">
        <w:t xml:space="preserve">statistical learning </w:t>
      </w:r>
      <w:r w:rsidRPr="00065484">
        <w:t xml:space="preserve">performance during the test phase. Mean proportion of correct trials in adults with dyslexia (DD, </w:t>
      </w:r>
      <w:r w:rsidR="00593ED9" w:rsidRPr="00065484">
        <w:t>darker grey</w:t>
      </w:r>
      <w:r w:rsidRPr="00065484">
        <w:t xml:space="preserve">) and typical readers (TYP, </w:t>
      </w:r>
      <w:r w:rsidR="00593ED9" w:rsidRPr="00065484">
        <w:t>lighte</w:t>
      </w:r>
      <w:r w:rsidR="00DD47A8" w:rsidRPr="00065484">
        <w:rPr>
          <w:lang w:eastAsia="zh-CN"/>
        </w:rPr>
        <w:t>r</w:t>
      </w:r>
      <w:r w:rsidR="00593ED9" w:rsidRPr="00065484">
        <w:rPr>
          <w:lang w:eastAsia="zh-CN"/>
        </w:rPr>
        <w:t xml:space="preserve"> </w:t>
      </w:r>
      <w:r w:rsidR="00593ED9" w:rsidRPr="00065484">
        <w:t>grey</w:t>
      </w:r>
      <w:r w:rsidRPr="00065484">
        <w:t xml:space="preserve">) for auditory statistical learning and visual statistical learning. ***, </w:t>
      </w:r>
      <w:r w:rsidRPr="00065484">
        <w:rPr>
          <w:i/>
        </w:rPr>
        <w:t>p</w:t>
      </w:r>
      <w:r w:rsidRPr="00065484">
        <w:t xml:space="preserve"> &lt; 0.001</w:t>
      </w:r>
      <w:r w:rsidR="00593ED9" w:rsidRPr="00065484">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jc w:val="both"/>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b/>
          <w:bCs/>
          <w:color w:val="000000"/>
        </w:rPr>
      </w:pPr>
      <w:r w:rsidRPr="00012DCE">
        <w:rPr>
          <w:b/>
          <w:bCs/>
          <w:color w:val="000000"/>
        </w:rPr>
        <w:t>Pairwise</w:t>
      </w:r>
      <w:r w:rsidRPr="00D72F99">
        <w:rPr>
          <w:b/>
          <w:bCs/>
          <w:color w:val="000000"/>
        </w:rPr>
        <w:t xml:space="preserve"> Task Correlation Analysis</w:t>
      </w:r>
    </w:p>
    <w:p w14:paraId="3B7B3EAA" w14:textId="65E10C8A" w:rsidR="00580074" w:rsidRPr="00065484" w:rsidRDefault="00D568BC">
      <w:pPr>
        <w:spacing w:line="480" w:lineRule="auto"/>
        <w:jc w:val="both"/>
        <w:pPrChange w:id="259" w:author="Author">
          <w:pPr>
            <w:spacing w:line="480" w:lineRule="auto"/>
            <w:ind w:firstLine="720"/>
            <w:jc w:val="both"/>
          </w:pPr>
        </w:pPrChange>
      </w:pPr>
      <w:moveToRangeStart w:id="260" w:author="Author" w:name="move132752141"/>
      <w:moveTo w:id="261" w:author="Author">
        <w:r w:rsidRPr="00065484">
          <w:t xml:space="preserve">To test whether these learning measures represent separate or overlapping skills, we examined </w:t>
        </w:r>
        <w:del w:id="262" w:author="Author">
          <w:r w:rsidRPr="00065484" w:rsidDel="009930B4">
            <w:delText xml:space="preserve">the </w:delText>
          </w:r>
        </w:del>
        <w:r w:rsidRPr="00065484">
          <w:t xml:space="preserve">Pearson pairwise correlations across </w:t>
        </w:r>
        <w:del w:id="263" w:author="Author">
          <w:r w:rsidRPr="00065484" w:rsidDel="00D568BC">
            <w:delText>them</w:delText>
          </w:r>
        </w:del>
      </w:moveTo>
      <w:ins w:id="264" w:author="Author">
        <w:r>
          <w:t>all seven learning measures</w:t>
        </w:r>
      </w:ins>
      <w:moveTo w:id="265" w:author="Author">
        <w:r w:rsidRPr="00065484">
          <w:t xml:space="preserve">. </w:t>
        </w:r>
      </w:moveTo>
      <w:moveToRangeEnd w:id="260"/>
      <w:r w:rsidR="00943055" w:rsidRPr="00065484">
        <w:t xml:space="preserve">All </w:t>
      </w:r>
      <w:r w:rsidR="00915C83" w:rsidRPr="00065484">
        <w:t xml:space="preserve">seven </w:t>
      </w:r>
      <w:r w:rsidR="00943055" w:rsidRPr="00065484">
        <w:t>task performance measures present</w:t>
      </w:r>
      <w:r w:rsidR="00C6210D" w:rsidRPr="00065484">
        <w:t>ed</w:t>
      </w:r>
      <w:r w:rsidR="00943055" w:rsidRPr="00065484">
        <w:t xml:space="preserve"> moderate-to-good internal consistency</w:t>
      </w:r>
      <w:r w:rsidR="00C6210D" w:rsidRPr="00065484">
        <w:t xml:space="preserve"> as</w:t>
      </w:r>
      <w:r w:rsidR="00943055" w:rsidRPr="00065484">
        <w:t xml:space="preserve"> measured by Cronbach’s </w:t>
      </w:r>
      <w:r w:rsidR="00915C83" w:rsidRPr="00065484">
        <w:t>a</w:t>
      </w:r>
      <w:r w:rsidR="00943055" w:rsidRPr="00065484">
        <w:t>lpha (</w:t>
      </w:r>
      <w:r w:rsidR="00943055" w:rsidRPr="00065484">
        <w:rPr>
          <w:b/>
          <w:bCs/>
        </w:rPr>
        <w:t xml:space="preserve">Supplementary Table </w:t>
      </w:r>
      <w:r w:rsidR="00AE6D89" w:rsidRPr="00065484">
        <w:rPr>
          <w:b/>
          <w:bCs/>
        </w:rPr>
        <w:t>3</w:t>
      </w:r>
      <w:r w:rsidR="00943055" w:rsidRPr="00065484">
        <w:t xml:space="preserve">). </w:t>
      </w:r>
      <w:moveToRangeStart w:id="266" w:author="Author" w:name="move132752003"/>
      <w:moveTo w:id="267" w:author="Author">
        <w:del w:id="268" w:author="Author">
          <w:r w:rsidR="00B50F1D" w:rsidRPr="00065484" w:rsidDel="00E430AD">
            <w:delText xml:space="preserve">Eight participants (2 in the DD group and 6 in the TYP group) were removed from </w:delText>
          </w:r>
          <w:r w:rsidR="00B50F1D" w:rsidRPr="00065484" w:rsidDel="009B6FFD">
            <w:delText>the analyses</w:delText>
          </w:r>
          <w:r w:rsidR="00B50F1D" w:rsidRPr="00065484" w:rsidDel="00E430AD">
            <w:delText xml:space="preserve"> for having fewer than 12 (25%) valid responses across 48 target presentations. </w:delText>
          </w:r>
        </w:del>
      </w:moveTo>
      <w:moveFromRangeStart w:id="269" w:author="Author" w:name="move132752141"/>
      <w:moveToRangeEnd w:id="266"/>
      <w:moveFrom w:id="270" w:author="Author">
        <w:r w:rsidR="00593CF7" w:rsidRPr="00065484" w:rsidDel="00D568BC">
          <w:t xml:space="preserve">To test whether </w:t>
        </w:r>
        <w:r w:rsidR="00915C83" w:rsidRPr="00065484" w:rsidDel="00D568BC">
          <w:t xml:space="preserve">these </w:t>
        </w:r>
        <w:r w:rsidR="00593CF7" w:rsidRPr="00065484" w:rsidDel="00D568BC">
          <w:t xml:space="preserve">learning measures represent separate or overlapping skills, we examined the </w:t>
        </w:r>
        <w:r w:rsidR="00CE5AD8" w:rsidRPr="00065484" w:rsidDel="00D568BC">
          <w:t>Pearson pairwise correlation</w:t>
        </w:r>
        <w:r w:rsidR="00593CF7" w:rsidRPr="00065484" w:rsidDel="00D568BC">
          <w:t xml:space="preserve">s across </w:t>
        </w:r>
        <w:r w:rsidR="00915C83" w:rsidRPr="00065484" w:rsidDel="00D568BC">
          <w:t>them</w:t>
        </w:r>
        <w:r w:rsidR="00593CF7" w:rsidRPr="00065484" w:rsidDel="00D568BC">
          <w:t xml:space="preserve">. </w:t>
        </w:r>
      </w:moveFrom>
      <w:moveFromRangeEnd w:id="269"/>
      <w:r w:rsidR="00BC2A51" w:rsidRPr="00065484">
        <w:t>There were</w:t>
      </w:r>
      <w:r w:rsidR="00CE5AD8" w:rsidRPr="00065484">
        <w:t xml:space="preserve"> no significant associations among the different</w:t>
      </w:r>
      <w:r w:rsidR="00C6210D" w:rsidRPr="00065484">
        <w:t xml:space="preserve"> learning</w:t>
      </w:r>
      <w:r w:rsidR="00CE5AD8" w:rsidRPr="00065484">
        <w:t xml:space="preserve"> tasks. </w:t>
      </w:r>
      <w:r w:rsidR="00593CF7" w:rsidRPr="00065484">
        <w:t xml:space="preserve">This was confirmed using Bayes factors with no evidence against the hypothesis </w:t>
      </w:r>
      <w:r w:rsidR="00915C83" w:rsidRPr="00065484">
        <w:t xml:space="preserve">of </w:t>
      </w:r>
      <w:r w:rsidR="00593CF7" w:rsidRPr="00065484">
        <w:t xml:space="preserve">cross-task associations. </w:t>
      </w:r>
      <w:r w:rsidR="00CE5AD8" w:rsidRPr="00065484">
        <w:t xml:space="preserve">The only significant associations </w:t>
      </w:r>
      <w:r w:rsidR="0087380A" w:rsidRPr="00065484">
        <w:t>were</w:t>
      </w:r>
      <w:r w:rsidR="00CE5AD8" w:rsidRPr="00065484">
        <w:t xml:space="preserve"> </w:t>
      </w:r>
      <w:r w:rsidR="00D622D6" w:rsidRPr="00065484">
        <w:t>between</w:t>
      </w:r>
      <w:r w:rsidR="00CE5AD8" w:rsidRPr="00065484">
        <w:t xml:space="preserve"> </w:t>
      </w:r>
      <w:ins w:id="271" w:author="Author">
        <w:r w:rsidR="009930B4">
          <w:t>MT errors and time slopes (</w:t>
        </w:r>
      </w:ins>
      <w:r w:rsidR="00FA39A3">
        <w:t>r = 0.54, p &lt; 0.001, BF</w:t>
      </w:r>
      <w:r w:rsidR="00FA39A3">
        <w:rPr>
          <w:vertAlign w:val="subscript"/>
        </w:rPr>
        <w:t xml:space="preserve">10 </w:t>
      </w:r>
      <w:r w:rsidR="00FA39A3">
        <w:t>= 534.11</w:t>
      </w:r>
      <w:ins w:id="272" w:author="Author">
        <w:r w:rsidR="009930B4">
          <w:t>)</w:t>
        </w:r>
      </w:ins>
      <w:r w:rsidR="00AE1F22">
        <w:t xml:space="preserve"> </w:t>
      </w:r>
      <w:ins w:id="273" w:author="Author">
        <w:r w:rsidR="009930B4">
          <w:t xml:space="preserve">and between </w:t>
        </w:r>
      </w:ins>
      <w:del w:id="274" w:author="Author">
        <w:r w:rsidR="00507CFF" w:rsidRPr="00065484" w:rsidDel="00ED0FC4">
          <w:delText>MT accuracy and response time and</w:delText>
        </w:r>
        <w:r w:rsidR="00D622D6" w:rsidRPr="00065484" w:rsidDel="00ED0FC4">
          <w:delText xml:space="preserve"> between</w:delText>
        </w:r>
        <w:r w:rsidR="00507CFF" w:rsidRPr="00065484" w:rsidDel="00ED0FC4">
          <w:delText xml:space="preserve"> </w:delText>
        </w:r>
      </w:del>
      <w:r w:rsidR="00746AB0" w:rsidRPr="00065484">
        <w:t>V</w:t>
      </w:r>
      <w:r w:rsidR="00A30CF8" w:rsidRPr="00065484">
        <w:t>S</w:t>
      </w:r>
      <w:r w:rsidR="0040152A" w:rsidRPr="00065484">
        <w:t>L</w:t>
      </w:r>
      <w:r w:rsidR="00746AB0" w:rsidRPr="00065484">
        <w:t xml:space="preserve"> </w:t>
      </w:r>
      <w:r w:rsidR="00D622D6" w:rsidRPr="00065484">
        <w:t>accuracy and response time</w:t>
      </w:r>
      <w:ins w:id="275" w:author="Author">
        <w:r w:rsidR="009930B4">
          <w:t xml:space="preserve"> (</w:t>
        </w:r>
      </w:ins>
      <w:r w:rsidR="00FA39A3">
        <w:t>r = -0.35, p = 0.03, BF</w:t>
      </w:r>
      <w:r w:rsidR="00FA39A3">
        <w:rPr>
          <w:vertAlign w:val="subscript"/>
        </w:rPr>
        <w:t xml:space="preserve">10 </w:t>
      </w:r>
      <w:r w:rsidR="00FA39A3">
        <w:t>= 2.14</w:t>
      </w:r>
      <w:ins w:id="276" w:author="Author">
        <w:r w:rsidR="009930B4">
          <w:t>)</w:t>
        </w:r>
      </w:ins>
      <w:r w:rsidR="00D622D6" w:rsidRPr="00065484">
        <w:t xml:space="preserve">. </w:t>
      </w:r>
      <w:del w:id="277" w:author="Author">
        <w:r w:rsidR="00A83508" w:rsidRPr="00065484" w:rsidDel="00ED0FC4">
          <w:delText xml:space="preserve">The former correlation represents a tradeoff between accuracy and response time. </w:delText>
        </w:r>
      </w:del>
      <w:r w:rsidR="00A83508" w:rsidRPr="00065484">
        <w:t xml:space="preserve">The </w:t>
      </w:r>
      <w:del w:id="278" w:author="Author">
        <w:r w:rsidR="00A83508" w:rsidRPr="00065484" w:rsidDel="00ED0FC4">
          <w:delText xml:space="preserve">latter </w:delText>
        </w:r>
      </w:del>
      <w:r w:rsidR="00106F00" w:rsidRPr="00065484">
        <w:t xml:space="preserve">relationship </w:t>
      </w:r>
      <w:r w:rsidR="007E6846" w:rsidRPr="00065484">
        <w:t>is consistent with previous re</w:t>
      </w:r>
      <w:r w:rsidR="00F21A26" w:rsidRPr="00065484">
        <w:t>search</w:t>
      </w:r>
      <w:r w:rsidR="007E6846" w:rsidRPr="00065484">
        <w:t xml:space="preserve"> </w:t>
      </w:r>
      <w:r w:rsidR="007F3347" w:rsidRPr="00065484">
        <w:fldChar w:fldCharType="begin"/>
      </w:r>
      <w:r w:rsidR="007F3347" w:rsidRPr="00065484">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fldChar w:fldCharType="separate"/>
      </w:r>
      <w:r w:rsidR="007F3347" w:rsidRPr="00065484">
        <w:rPr>
          <w:noProof/>
        </w:rPr>
        <w:t>(Qi et al., 2019)</w:t>
      </w:r>
      <w:r w:rsidR="007F3347" w:rsidRPr="00065484">
        <w:fldChar w:fldCharType="end"/>
      </w:r>
      <w:r w:rsidR="007F3347" w:rsidRPr="00065484">
        <w:t>,</w:t>
      </w:r>
      <w:r w:rsidR="007E6846" w:rsidRPr="00065484">
        <w:t xml:space="preserve"> </w:t>
      </w:r>
      <w:r w:rsidR="00106F00" w:rsidRPr="00065484">
        <w:t>suggest</w:t>
      </w:r>
      <w:r w:rsidR="007E6846" w:rsidRPr="00065484">
        <w:t>ing</w:t>
      </w:r>
      <w:r w:rsidR="00106F00" w:rsidRPr="00065484">
        <w:t xml:space="preserve"> </w:t>
      </w:r>
      <w:r w:rsidR="00915C83" w:rsidRPr="00065484">
        <w:t xml:space="preserve">that </w:t>
      </w:r>
      <w:r w:rsidR="00106F00" w:rsidRPr="00065484">
        <w:lastRenderedPageBreak/>
        <w:t xml:space="preserve">quicker </w:t>
      </w:r>
      <w:r w:rsidR="00915C83" w:rsidRPr="00065484">
        <w:t xml:space="preserve">response-time </w:t>
      </w:r>
      <w:r w:rsidR="00106F00" w:rsidRPr="00065484">
        <w:t>acceleration during exposure was associated with greater success in recognizing the learned triplets</w:t>
      </w:r>
      <w:r w:rsidR="007E6846" w:rsidRPr="00065484">
        <w:t xml:space="preserve">. </w:t>
      </w:r>
      <w:r w:rsidR="00580074" w:rsidRPr="00065484">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79" w:author="Author"/>
          <w:b/>
          <w:bCs/>
        </w:rPr>
        <w:sectPr w:rsidR="00985E79">
          <w:footerReference w:type="even" r:id="rId14"/>
          <w:footerReference w:type="default" r:id="rId15"/>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lastRenderedPageBreak/>
        <w:t>Table 2</w:t>
      </w:r>
      <w:r w:rsidR="00D337DE" w:rsidRPr="00065484">
        <w:rPr>
          <w:b/>
          <w:bCs/>
        </w:rPr>
        <w:t>.</w:t>
      </w:r>
      <w:r w:rsidRPr="00065484">
        <w:rPr>
          <w:b/>
          <w:bCs/>
        </w:rPr>
        <w:t xml:space="preserve"> </w:t>
      </w:r>
      <w:r w:rsidRPr="00065484">
        <w:t>Pairwise learning task correlations</w:t>
      </w:r>
      <w:r w:rsidR="00D337DE" w:rsidRPr="00065484">
        <w:t>.</w:t>
      </w:r>
    </w:p>
    <w:tbl>
      <w:tblPr>
        <w:tblW w:w="10085" w:type="dxa"/>
        <w:tblCellMar>
          <w:top w:w="15" w:type="dxa"/>
          <w:left w:w="15" w:type="dxa"/>
          <w:bottom w:w="15" w:type="dxa"/>
          <w:right w:w="15" w:type="dxa"/>
        </w:tblCellMar>
        <w:tblLook w:val="04A0" w:firstRow="1" w:lastRow="0" w:firstColumn="1" w:lastColumn="0" w:noHBand="0" w:noVBand="1"/>
      </w:tblPr>
      <w:tblGrid>
        <w:gridCol w:w="2576"/>
        <w:gridCol w:w="1228"/>
        <w:gridCol w:w="1199"/>
        <w:gridCol w:w="1228"/>
        <w:gridCol w:w="1268"/>
        <w:gridCol w:w="1318"/>
        <w:gridCol w:w="1268"/>
      </w:tblGrid>
      <w:tr w:rsidR="0092058F" w:rsidRPr="00065484" w14:paraId="51A9C6FB" w14:textId="77777777" w:rsidTr="00660C8E">
        <w:trPr>
          <w:trHeight w:val="136"/>
        </w:trPr>
        <w:tc>
          <w:tcPr>
            <w:tcW w:w="2576"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w:t>
            </w:r>
          </w:p>
        </w:tc>
        <w:tc>
          <w:tcPr>
            <w:tcW w:w="122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0CFA5E20"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1</w:t>
            </w:r>
            <w:r w:rsidR="000F579E">
              <w:rPr>
                <w:b/>
                <w:bCs/>
              </w:rPr>
              <w:t xml:space="preserve"> </w:t>
            </w:r>
          </w:p>
        </w:tc>
        <w:tc>
          <w:tcPr>
            <w:tcW w:w="1199"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2</w:t>
            </w:r>
          </w:p>
        </w:tc>
        <w:tc>
          <w:tcPr>
            <w:tcW w:w="122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3</w:t>
            </w:r>
          </w:p>
        </w:tc>
        <w:tc>
          <w:tcPr>
            <w:tcW w:w="126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4</w:t>
            </w:r>
          </w:p>
        </w:tc>
        <w:tc>
          <w:tcPr>
            <w:tcW w:w="131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5</w:t>
            </w:r>
          </w:p>
        </w:tc>
        <w:tc>
          <w:tcPr>
            <w:tcW w:w="126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6</w:t>
            </w:r>
          </w:p>
        </w:tc>
      </w:tr>
      <w:tr w:rsidR="0092058F" w:rsidRPr="00065484" w14:paraId="4427E41D" w14:textId="77777777" w:rsidTr="00660C8E">
        <w:trPr>
          <w:trHeight w:val="136"/>
        </w:trPr>
        <w:tc>
          <w:tcPr>
            <w:tcW w:w="2576"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600E93A7"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1. R</w:t>
            </w:r>
            <w:r w:rsidR="00D337DE" w:rsidRPr="00065484">
              <w:rPr>
                <w:b/>
                <w:bCs/>
              </w:rPr>
              <w:t xml:space="preserve">otary </w:t>
            </w:r>
            <w:r w:rsidRPr="00065484">
              <w:rPr>
                <w:b/>
                <w:bCs/>
              </w:rPr>
              <w:t>P</w:t>
            </w:r>
            <w:r w:rsidR="00D337DE" w:rsidRPr="00065484">
              <w:rPr>
                <w:b/>
                <w:bCs/>
              </w:rPr>
              <w:t>ursuit</w:t>
            </w:r>
            <w:r w:rsidRPr="00065484">
              <w:rPr>
                <w:b/>
                <w:bCs/>
              </w:rPr>
              <w:t xml:space="preserve"> </w:t>
            </w:r>
            <w:r w:rsidR="000F579E">
              <w:rPr>
                <w:b/>
                <w:bCs/>
              </w:rPr>
              <w:t>Slope</w:t>
            </w:r>
          </w:p>
        </w:tc>
        <w:tc>
          <w:tcPr>
            <w:tcW w:w="1228"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199"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2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1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414F69F" w14:textId="77777777" w:rsidTr="00660C8E">
        <w:trPr>
          <w:trHeight w:val="131"/>
        </w:trPr>
        <w:tc>
          <w:tcPr>
            <w:tcW w:w="2576"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0A4B94AF"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2. M</w:t>
            </w:r>
            <w:r w:rsidR="00D337DE" w:rsidRPr="00065484">
              <w:rPr>
                <w:b/>
                <w:bCs/>
              </w:rPr>
              <w:t xml:space="preserve">irror </w:t>
            </w:r>
            <w:r w:rsidRPr="00065484">
              <w:rPr>
                <w:b/>
                <w:bCs/>
              </w:rPr>
              <w:t>T</w:t>
            </w:r>
            <w:r w:rsidR="00D337DE" w:rsidRPr="00065484">
              <w:rPr>
                <w:b/>
                <w:bCs/>
              </w:rPr>
              <w:t>racing</w:t>
            </w:r>
            <w:r w:rsidRPr="00065484">
              <w:rPr>
                <w:b/>
                <w:bCs/>
              </w:rPr>
              <w:t xml:space="preserve"> Time</w:t>
            </w:r>
            <w:r w:rsidR="000F579E">
              <w:rPr>
                <w:b/>
                <w:bCs/>
              </w:rPr>
              <w:t xml:space="preserve"> Slope</w:t>
            </w:r>
          </w:p>
        </w:tc>
        <w:tc>
          <w:tcPr>
            <w:tcW w:w="1228"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AE752BC" w14:textId="7D1DD47D"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r w:rsidR="00985E79" w:rsidRPr="00D1641B">
              <w:rPr>
                <w:rFonts w:asciiTheme="majorBidi" w:hAnsiTheme="majorBidi" w:cstheme="majorBidi"/>
              </w:rPr>
              <w:t xml:space="preserve"> </w:t>
            </w:r>
          </w:p>
          <w:p w14:paraId="12E7A5F8" w14:textId="71628077" w:rsidR="00580074" w:rsidRPr="00D1641B" w:rsidRDefault="00985E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21</w:t>
            </w:r>
          </w:p>
          <w:p w14:paraId="5BD6D816" w14:textId="23C02056"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0F579E" w:rsidRPr="00D1641B">
              <w:rPr>
                <w:rFonts w:asciiTheme="majorBidi" w:hAnsiTheme="majorBidi" w:cstheme="majorBidi"/>
              </w:rPr>
              <w:t>38</w:t>
            </w:r>
          </w:p>
        </w:tc>
        <w:tc>
          <w:tcPr>
            <w:tcW w:w="1199"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2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1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27148593" w14:textId="77777777" w:rsidTr="00660C8E">
        <w:trPr>
          <w:trHeight w:val="131"/>
        </w:trPr>
        <w:tc>
          <w:tcPr>
            <w:tcW w:w="2576"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465FE05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3. M</w:t>
            </w:r>
            <w:r w:rsidR="00D337DE" w:rsidRPr="00065484">
              <w:rPr>
                <w:b/>
                <w:bCs/>
              </w:rPr>
              <w:t xml:space="preserve">irror </w:t>
            </w:r>
            <w:r w:rsidRPr="00065484">
              <w:rPr>
                <w:b/>
                <w:bCs/>
              </w:rPr>
              <w:t>T</w:t>
            </w:r>
            <w:r w:rsidR="00D337DE" w:rsidRPr="00065484">
              <w:rPr>
                <w:b/>
                <w:bCs/>
              </w:rPr>
              <w:t>racing</w:t>
            </w:r>
            <w:r w:rsidRPr="00065484">
              <w:rPr>
                <w:b/>
                <w:bCs/>
              </w:rPr>
              <w:t xml:space="preserve"> Error</w:t>
            </w:r>
            <w:r w:rsidR="000F579E">
              <w:rPr>
                <w:b/>
                <w:bCs/>
              </w:rPr>
              <w:t xml:space="preserve"> Slope</w:t>
            </w:r>
          </w:p>
        </w:tc>
        <w:tc>
          <w:tcPr>
            <w:tcW w:w="1228"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D94AFAD" w14:textId="6280E8A0"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p>
          <w:p w14:paraId="2A785258" w14:textId="493D3E87"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53444C" w:rsidRPr="00D1641B">
              <w:rPr>
                <w:rFonts w:asciiTheme="majorBidi" w:hAnsiTheme="majorBidi" w:cstheme="majorBidi"/>
              </w:rPr>
              <w:t>22</w:t>
            </w:r>
            <w:r w:rsidR="00580074" w:rsidRPr="00D1641B">
              <w:rPr>
                <w:rFonts w:asciiTheme="majorBidi" w:hAnsiTheme="majorBidi" w:cstheme="majorBidi"/>
              </w:rPr>
              <w:t> </w:t>
            </w:r>
          </w:p>
          <w:p w14:paraId="64FBC280" w14:textId="7AF33B95"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w:t>
            </w:r>
            <w:r w:rsidR="00A80FED">
              <w:rPr>
                <w:rFonts w:asciiTheme="majorBidi" w:hAnsiTheme="majorBidi" w:cstheme="majorBidi"/>
              </w:rPr>
              <w:t>9</w:t>
            </w:r>
          </w:p>
        </w:tc>
        <w:tc>
          <w:tcPr>
            <w:tcW w:w="1199"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DD0BE09" w14:textId="2FC33B35" w:rsidR="00D1641B" w:rsidRPr="00E67BEF"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0.</w:t>
            </w:r>
            <w:r w:rsidR="00B85AF7" w:rsidRPr="00E67BEF">
              <w:rPr>
                <w:rFonts w:asciiTheme="majorBidi" w:hAnsiTheme="majorBidi" w:cstheme="majorBidi"/>
                <w:u w:val="single"/>
              </w:rPr>
              <w:t>54</w:t>
            </w:r>
            <w:r w:rsidR="00E67BEF">
              <w:rPr>
                <w:rFonts w:asciiTheme="majorBidi" w:hAnsiTheme="majorBidi" w:cstheme="majorBidi"/>
                <w:u w:val="single"/>
              </w:rPr>
              <w:t>***</w:t>
            </w:r>
          </w:p>
          <w:p w14:paraId="296192C0" w14:textId="2F2412E2" w:rsidR="00580074" w:rsidRPr="00E67BEF"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134226">
              <w:rPr>
                <w:rFonts w:asciiTheme="majorBidi" w:hAnsiTheme="majorBidi" w:cstheme="majorBidi"/>
                <w:i/>
                <w:iCs/>
                <w:u w:val="single"/>
              </w:rPr>
              <w:t>p</w:t>
            </w:r>
            <w:r w:rsidRPr="00E67BEF">
              <w:rPr>
                <w:rFonts w:asciiTheme="majorBidi" w:hAnsiTheme="majorBidi" w:cstheme="majorBidi"/>
                <w:u w:val="single"/>
              </w:rPr>
              <w:t xml:space="preserve"> </w:t>
            </w:r>
            <w:r w:rsidR="0053444C" w:rsidRPr="00E67BEF">
              <w:rPr>
                <w:rFonts w:asciiTheme="majorBidi" w:hAnsiTheme="majorBidi" w:cstheme="majorBidi"/>
                <w:u w:val="single"/>
              </w:rPr>
              <w:t xml:space="preserve">&lt; </w:t>
            </w:r>
            <w:r w:rsidRPr="00E67BEF">
              <w:rPr>
                <w:rFonts w:asciiTheme="majorBidi" w:hAnsiTheme="majorBidi" w:cstheme="majorBidi"/>
                <w:u w:val="single"/>
              </w:rPr>
              <w:t>0</w:t>
            </w:r>
            <w:r w:rsidR="0060242D" w:rsidRPr="00E67BEF">
              <w:rPr>
                <w:rFonts w:asciiTheme="majorBidi" w:hAnsiTheme="majorBidi" w:cstheme="majorBidi"/>
                <w:u w:val="single"/>
              </w:rPr>
              <w:t>.</w:t>
            </w:r>
            <w:r w:rsidR="0053444C" w:rsidRPr="00E67BEF">
              <w:rPr>
                <w:rFonts w:asciiTheme="majorBidi" w:hAnsiTheme="majorBidi" w:cstheme="majorBidi"/>
                <w:u w:val="single"/>
              </w:rPr>
              <w:t>001</w:t>
            </w:r>
          </w:p>
          <w:p w14:paraId="1F4798F5" w14:textId="18F4FD43" w:rsidR="00580074" w:rsidRPr="00E67BEF"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BF</w:t>
            </w:r>
            <w:r w:rsidRPr="00E67BEF">
              <w:rPr>
                <w:rFonts w:asciiTheme="majorBidi" w:hAnsiTheme="majorBidi" w:cstheme="majorBidi"/>
                <w:u w:val="single"/>
                <w:vertAlign w:val="subscript"/>
              </w:rPr>
              <w:t>10</w:t>
            </w:r>
            <w:r w:rsidR="0092058F">
              <w:rPr>
                <w:rFonts w:asciiTheme="majorBidi" w:hAnsiTheme="majorBidi" w:cstheme="majorBidi"/>
                <w:u w:val="single"/>
                <w:vertAlign w:val="subscript"/>
              </w:rPr>
              <w:t xml:space="preserve"> </w:t>
            </w:r>
            <w:r w:rsidR="00580074" w:rsidRPr="00E67BEF">
              <w:rPr>
                <w:rFonts w:asciiTheme="majorBidi" w:hAnsiTheme="majorBidi" w:cstheme="majorBidi"/>
                <w:u w:val="single"/>
              </w:rPr>
              <w:t xml:space="preserve">= </w:t>
            </w:r>
            <w:r w:rsidR="00B85AF7" w:rsidRPr="00E67BEF">
              <w:rPr>
                <w:rFonts w:asciiTheme="majorBidi" w:hAnsiTheme="majorBidi" w:cstheme="majorBidi"/>
                <w:u w:val="single"/>
              </w:rPr>
              <w:t>534.11</w:t>
            </w:r>
          </w:p>
        </w:tc>
        <w:tc>
          <w:tcPr>
            <w:tcW w:w="122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1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3FB3A334" w14:textId="77777777" w:rsidTr="00660C8E">
        <w:trPr>
          <w:trHeight w:val="153"/>
        </w:trPr>
        <w:tc>
          <w:tcPr>
            <w:tcW w:w="2576"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4.</w:t>
            </w:r>
            <w:r w:rsidR="00E473F0" w:rsidRPr="00065484">
              <w:rPr>
                <w:b/>
                <w:bCs/>
              </w:rPr>
              <w:t>A</w:t>
            </w:r>
            <w:r w:rsidR="00D337DE" w:rsidRPr="00065484">
              <w:rPr>
                <w:b/>
                <w:bCs/>
              </w:rPr>
              <w:t xml:space="preserve">uditory </w:t>
            </w:r>
            <w:r w:rsidR="00E473F0" w:rsidRPr="00065484">
              <w:rPr>
                <w:b/>
                <w:bCs/>
              </w:rPr>
              <w:t xml:space="preserve">SL </w:t>
            </w:r>
            <w:r w:rsidRPr="00065484">
              <w:rPr>
                <w:b/>
                <w:bCs/>
              </w:rPr>
              <w:t>Accuracy</w:t>
            </w:r>
          </w:p>
        </w:tc>
        <w:tc>
          <w:tcPr>
            <w:tcW w:w="1228"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A4D2B97" w14:textId="4B97668B" w:rsid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2E14E8">
              <w:rPr>
                <w:rFonts w:asciiTheme="majorBidi" w:hAnsiTheme="majorBidi" w:cstheme="majorBidi"/>
              </w:rPr>
              <w:t>0</w:t>
            </w:r>
          </w:p>
          <w:p w14:paraId="326FDD7A" w14:textId="735DE3A4"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2E14E8">
              <w:rPr>
                <w:rFonts w:asciiTheme="majorBidi" w:hAnsiTheme="majorBidi" w:cstheme="majorBidi"/>
              </w:rPr>
              <w:t>24</w:t>
            </w:r>
          </w:p>
          <w:p w14:paraId="0890513D" w14:textId="6872941F"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199"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1A05E9" w14:textId="4ACC8210"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E4DA7" w:rsidRPr="00D1641B">
              <w:rPr>
                <w:rFonts w:asciiTheme="majorBidi" w:hAnsiTheme="majorBidi" w:cstheme="majorBidi"/>
              </w:rPr>
              <w:t>.0</w:t>
            </w:r>
            <w:r w:rsidR="002E14E8">
              <w:rPr>
                <w:rFonts w:asciiTheme="majorBidi" w:hAnsiTheme="majorBidi" w:cstheme="majorBidi"/>
              </w:rPr>
              <w:t>0</w:t>
            </w:r>
          </w:p>
          <w:p w14:paraId="23894251" w14:textId="09FFC6C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98</w:t>
            </w:r>
          </w:p>
          <w:p w14:paraId="63C1D6E5" w14:textId="21038DF4"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00580074" w:rsidRPr="00D1641B">
              <w:rPr>
                <w:rFonts w:asciiTheme="majorBidi" w:hAnsiTheme="majorBidi" w:cstheme="majorBidi"/>
              </w:rPr>
              <w:t>= 0.</w:t>
            </w:r>
            <w:r w:rsidR="00B85AF7" w:rsidRPr="00D1641B">
              <w:rPr>
                <w:rFonts w:asciiTheme="majorBidi" w:hAnsiTheme="majorBidi" w:cstheme="majorBidi"/>
              </w:rPr>
              <w:t>21</w:t>
            </w:r>
          </w:p>
        </w:tc>
        <w:tc>
          <w:tcPr>
            <w:tcW w:w="122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0C3F5C8" w14:textId="77777777" w:rsidR="00134226"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C69D6" w:rsidRPr="00D1641B">
              <w:rPr>
                <w:rFonts w:asciiTheme="majorBidi" w:hAnsiTheme="majorBidi" w:cstheme="majorBidi"/>
              </w:rPr>
              <w:t>0</w:t>
            </w:r>
            <w:r w:rsidR="00895F33" w:rsidRPr="00D1641B">
              <w:rPr>
                <w:rFonts w:asciiTheme="majorBidi" w:hAnsiTheme="majorBidi" w:cstheme="majorBidi"/>
              </w:rPr>
              <w:t>9</w:t>
            </w:r>
            <w:r w:rsidR="00FC1106" w:rsidRPr="00D1641B">
              <w:rPr>
                <w:rFonts w:asciiTheme="majorBidi" w:hAnsiTheme="majorBidi" w:cstheme="majorBidi"/>
              </w:rPr>
              <w:t xml:space="preserve">, </w:t>
            </w:r>
          </w:p>
          <w:p w14:paraId="1E5DF53F" w14:textId="6E00928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60</w:t>
            </w:r>
          </w:p>
          <w:p w14:paraId="15963480" w14:textId="02FF292C"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580074" w:rsidRPr="00D1641B">
              <w:rPr>
                <w:rFonts w:asciiTheme="majorBidi" w:hAnsiTheme="majorBidi" w:cstheme="majorBidi"/>
              </w:rPr>
              <w:t>= 0.</w:t>
            </w:r>
            <w:r w:rsidR="00895F33" w:rsidRPr="00D1641B">
              <w:rPr>
                <w:rFonts w:asciiTheme="majorBidi" w:hAnsiTheme="majorBidi" w:cstheme="majorBidi"/>
              </w:rPr>
              <w:t>24</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1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6AE24ABB" w14:textId="77777777" w:rsidTr="00660C8E">
        <w:trPr>
          <w:trHeight w:val="131"/>
        </w:trPr>
        <w:tc>
          <w:tcPr>
            <w:tcW w:w="2576"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5. Visual SL Accuracy</w:t>
            </w:r>
          </w:p>
        </w:tc>
        <w:tc>
          <w:tcPr>
            <w:tcW w:w="1228"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347F56"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18</w:t>
            </w:r>
          </w:p>
          <w:p w14:paraId="42A76380" w14:textId="27510D4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30</w:t>
            </w:r>
          </w:p>
          <w:p w14:paraId="2AA10F13" w14:textId="3A3E206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 xml:space="preserve">35  </w:t>
            </w:r>
          </w:p>
        </w:tc>
        <w:tc>
          <w:tcPr>
            <w:tcW w:w="1199"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17C081"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B85AF7" w:rsidRPr="00D1641B">
              <w:rPr>
                <w:rFonts w:asciiTheme="majorBidi" w:hAnsiTheme="majorBidi" w:cstheme="majorBidi"/>
              </w:rPr>
              <w:t>2</w:t>
            </w:r>
          </w:p>
          <w:p w14:paraId="7FCC231E" w14:textId="634CC72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50</w:t>
            </w:r>
          </w:p>
          <w:p w14:paraId="556C2039" w14:textId="3BE9FD4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0.2</w:t>
            </w:r>
            <w:r w:rsidR="00B85AF7" w:rsidRPr="00D1641B">
              <w:rPr>
                <w:rFonts w:asciiTheme="majorBidi" w:hAnsiTheme="majorBidi" w:cstheme="majorBidi"/>
              </w:rPr>
              <w:t>6</w:t>
            </w:r>
          </w:p>
        </w:tc>
        <w:tc>
          <w:tcPr>
            <w:tcW w:w="122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D691B6B" w14:textId="77777777" w:rsidR="00E67BEF" w:rsidRDefault="00895F33"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11</w:t>
            </w:r>
            <w:r w:rsidR="0095378D" w:rsidRPr="00D1641B">
              <w:rPr>
                <w:rFonts w:asciiTheme="majorBidi" w:hAnsiTheme="majorBidi" w:cstheme="majorBidi"/>
              </w:rPr>
              <w:t xml:space="preserve">, </w:t>
            </w:r>
          </w:p>
          <w:p w14:paraId="301CFAF5" w14:textId="1E8661C2"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51</w:t>
            </w:r>
          </w:p>
          <w:p w14:paraId="62D45115" w14:textId="1652441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26</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5D40D0"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-0.12</w:t>
            </w:r>
          </w:p>
          <w:p w14:paraId="5BE9F5C5" w14:textId="69A3721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0.48</w:t>
            </w:r>
          </w:p>
          <w:p w14:paraId="1B879862" w14:textId="67E7F535"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0.25</w:t>
            </w:r>
          </w:p>
        </w:tc>
        <w:tc>
          <w:tcPr>
            <w:tcW w:w="131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67F3B73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0BC9E23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1E5E6D5" w14:textId="77777777" w:rsidTr="00660C8E">
        <w:trPr>
          <w:trHeight w:val="131"/>
        </w:trPr>
        <w:tc>
          <w:tcPr>
            <w:tcW w:w="2576"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6. Auditory SL RT Slope</w:t>
            </w:r>
          </w:p>
        </w:tc>
        <w:tc>
          <w:tcPr>
            <w:tcW w:w="1228"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F29CE7" w14:textId="77777777" w:rsidR="00D1641B" w:rsidRDefault="00ED0FC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B85AF7" w:rsidRPr="00D1641B">
              <w:rPr>
                <w:rFonts w:asciiTheme="majorBidi" w:hAnsiTheme="majorBidi" w:cstheme="majorBidi"/>
              </w:rPr>
              <w:t>11</w:t>
            </w:r>
          </w:p>
          <w:p w14:paraId="401A7042" w14:textId="5DC5EA9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53</w:t>
            </w:r>
          </w:p>
          <w:p w14:paraId="51516B58" w14:textId="499C41C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25</w:t>
            </w:r>
          </w:p>
        </w:tc>
        <w:tc>
          <w:tcPr>
            <w:tcW w:w="1199"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987A50"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13</w:t>
            </w:r>
          </w:p>
          <w:p w14:paraId="3B8FE0DE" w14:textId="0DDCA20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4</w:t>
            </w:r>
            <w:r w:rsidR="002E14E8">
              <w:rPr>
                <w:rFonts w:asciiTheme="majorBidi" w:hAnsiTheme="majorBidi" w:cstheme="majorBidi"/>
              </w:rPr>
              <w:t>5</w:t>
            </w:r>
          </w:p>
          <w:p w14:paraId="19B26C95" w14:textId="0CACC45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w:t>
            </w:r>
            <w:r w:rsidR="00B85AF7" w:rsidRPr="00D1641B">
              <w:rPr>
                <w:rFonts w:asciiTheme="majorBidi" w:hAnsiTheme="majorBidi" w:cstheme="majorBidi"/>
              </w:rPr>
              <w:t>28</w:t>
            </w:r>
          </w:p>
        </w:tc>
        <w:tc>
          <w:tcPr>
            <w:tcW w:w="122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58C2532" w14:textId="77777777" w:rsidR="00E67BEF"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895F33" w:rsidRPr="00D1641B">
              <w:rPr>
                <w:rFonts w:asciiTheme="majorBidi" w:hAnsiTheme="majorBidi" w:cstheme="majorBidi"/>
              </w:rPr>
              <w:t>8</w:t>
            </w:r>
          </w:p>
          <w:p w14:paraId="6CFC51FD" w14:textId="493D17A3" w:rsidR="0095378D" w:rsidRPr="00D1641B"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 xml:space="preserve">p </w:t>
            </w:r>
            <w:r w:rsidRPr="00D1641B">
              <w:rPr>
                <w:rFonts w:asciiTheme="majorBidi" w:hAnsiTheme="majorBidi" w:cstheme="majorBidi"/>
              </w:rPr>
              <w:t>= 0.</w:t>
            </w:r>
            <w:r w:rsidR="003E4DA7" w:rsidRPr="00D1641B">
              <w:rPr>
                <w:rFonts w:asciiTheme="majorBidi" w:hAnsiTheme="majorBidi" w:cstheme="majorBidi"/>
              </w:rPr>
              <w:t>2</w:t>
            </w:r>
            <w:r w:rsidR="00134226">
              <w:rPr>
                <w:rFonts w:asciiTheme="majorBidi" w:hAnsiTheme="majorBidi" w:cstheme="majorBidi"/>
              </w:rPr>
              <w:t>9</w:t>
            </w:r>
          </w:p>
          <w:p w14:paraId="26E24A27" w14:textId="2A50E20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0.3</w:t>
            </w:r>
            <w:r w:rsidR="00895F33" w:rsidRPr="00D1641B">
              <w:rPr>
                <w:rFonts w:asciiTheme="majorBidi" w:hAnsiTheme="majorBidi" w:cstheme="majorBidi"/>
              </w:rPr>
              <w:t>6</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2D946B8"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-0.06</w:t>
            </w:r>
          </w:p>
          <w:p w14:paraId="0B0DCA3E" w14:textId="5D4107E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0.70</w:t>
            </w:r>
          </w:p>
          <w:p w14:paraId="01EE8C4E" w14:textId="5D658C3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1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428CC73"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0.05</w:t>
            </w:r>
          </w:p>
          <w:p w14:paraId="5C9AFD17" w14:textId="1AA48256"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0.76</w:t>
            </w:r>
          </w:p>
          <w:p w14:paraId="26312DF2" w14:textId="7082760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089DF99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r>
      <w:tr w:rsidR="0092058F" w:rsidRPr="00065484" w14:paraId="157C0222" w14:textId="77777777" w:rsidTr="00660C8E">
        <w:trPr>
          <w:trHeight w:val="226"/>
        </w:trPr>
        <w:tc>
          <w:tcPr>
            <w:tcW w:w="2576"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7. Visual SL RT Slope</w:t>
            </w:r>
          </w:p>
        </w:tc>
        <w:tc>
          <w:tcPr>
            <w:tcW w:w="1228"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10873DF"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3E4DA7" w:rsidRPr="00D1641B">
              <w:rPr>
                <w:rFonts w:asciiTheme="majorBidi" w:hAnsiTheme="majorBidi" w:cstheme="majorBidi"/>
              </w:rPr>
              <w:t>0</w:t>
            </w:r>
          </w:p>
          <w:p w14:paraId="7F6DF977" w14:textId="607EADA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25</w:t>
            </w:r>
          </w:p>
          <w:p w14:paraId="39083BE6" w14:textId="5F6F987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199"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78971E"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0</w:t>
            </w:r>
            <w:r w:rsidRPr="00D1641B">
              <w:rPr>
                <w:rFonts w:asciiTheme="majorBidi" w:hAnsiTheme="majorBidi" w:cstheme="majorBidi"/>
              </w:rPr>
              <w:t>8</w:t>
            </w:r>
          </w:p>
          <w:p w14:paraId="0BEEAF2A" w14:textId="6AE481E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64</w:t>
            </w:r>
          </w:p>
          <w:p w14:paraId="5EC2921B" w14:textId="384177A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B85AF7" w:rsidRPr="00D1641B">
              <w:rPr>
                <w:rFonts w:asciiTheme="majorBidi" w:hAnsiTheme="majorBidi" w:cstheme="majorBidi"/>
              </w:rPr>
              <w:t>23</w:t>
            </w:r>
          </w:p>
        </w:tc>
        <w:tc>
          <w:tcPr>
            <w:tcW w:w="122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C6D496" w14:textId="77777777" w:rsidR="00E67BEF" w:rsidRDefault="003E4DA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895F33" w:rsidRPr="00D1641B">
              <w:rPr>
                <w:rFonts w:asciiTheme="majorBidi" w:hAnsiTheme="majorBidi" w:cstheme="majorBidi"/>
              </w:rPr>
              <w:t>08</w:t>
            </w:r>
          </w:p>
          <w:p w14:paraId="696C0A52" w14:textId="20F832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w:t>
            </w:r>
            <w:r w:rsidR="00D1641B" w:rsidRPr="00D1641B">
              <w:rPr>
                <w:rFonts w:asciiTheme="majorBidi" w:hAnsiTheme="majorBidi" w:cstheme="majorBidi"/>
              </w:rPr>
              <w:t xml:space="preserve"> </w:t>
            </w:r>
            <w:r w:rsidRPr="00D1641B">
              <w:rPr>
                <w:rFonts w:asciiTheme="majorBidi" w:hAnsiTheme="majorBidi" w:cstheme="majorBidi"/>
              </w:rPr>
              <w:t>0.</w:t>
            </w:r>
            <w:r w:rsidR="003E4DA7" w:rsidRPr="00D1641B">
              <w:rPr>
                <w:rFonts w:asciiTheme="majorBidi" w:hAnsiTheme="majorBidi" w:cstheme="majorBidi"/>
              </w:rPr>
              <w:t>65</w:t>
            </w:r>
          </w:p>
          <w:p w14:paraId="70D4D6EF" w14:textId="6E53DF4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Pr="00D1641B">
              <w:rPr>
                <w:rFonts w:asciiTheme="majorBidi" w:hAnsiTheme="majorBidi" w:cstheme="majorBidi"/>
              </w:rPr>
              <w:t>3</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D25ED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0.07</w:t>
            </w:r>
          </w:p>
          <w:p w14:paraId="0951A65A" w14:textId="46DF4E79"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0.66</w:t>
            </w:r>
          </w:p>
          <w:p w14:paraId="1C74221B" w14:textId="0BCA8CD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1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E5895E" w14:textId="77777777" w:rsidR="00D1641B"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b/>
                <w:bCs/>
              </w:rPr>
              <w:t>-</w:t>
            </w:r>
            <w:r w:rsidRPr="00E67BEF">
              <w:rPr>
                <w:rFonts w:asciiTheme="majorBidi" w:hAnsiTheme="majorBidi" w:cstheme="majorBidi"/>
              </w:rPr>
              <w:t>0.35*</w:t>
            </w:r>
          </w:p>
          <w:p w14:paraId="5AB6D0E9" w14:textId="45EBF367" w:rsidR="0095378D"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E67BEF">
              <w:rPr>
                <w:rFonts w:asciiTheme="majorBidi" w:hAnsiTheme="majorBidi" w:cstheme="majorBidi"/>
              </w:rPr>
              <w:t xml:space="preserve"> = 0.03</w:t>
            </w:r>
          </w:p>
          <w:p w14:paraId="5F962E44" w14:textId="3E6C9E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b/>
                <w:bCs/>
              </w:rPr>
            </w:pPr>
            <w:r w:rsidRPr="00E67BEF">
              <w:rPr>
                <w:rFonts w:asciiTheme="majorBidi" w:hAnsiTheme="majorBidi" w:cstheme="majorBidi"/>
              </w:rPr>
              <w:t>BF</w:t>
            </w:r>
            <w:r w:rsidRPr="00E67BEF">
              <w:rPr>
                <w:rFonts w:asciiTheme="majorBidi" w:hAnsiTheme="majorBidi" w:cstheme="majorBidi"/>
                <w:vertAlign w:val="subscript"/>
              </w:rPr>
              <w:t>10</w:t>
            </w:r>
            <w:r w:rsidRPr="00E67BEF">
              <w:rPr>
                <w:rFonts w:asciiTheme="majorBidi" w:hAnsiTheme="majorBidi" w:cstheme="majorBidi"/>
              </w:rPr>
              <w:t>= 2.14</w:t>
            </w:r>
          </w:p>
        </w:tc>
        <w:tc>
          <w:tcPr>
            <w:tcW w:w="126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3A9BA2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-0.03,</w:t>
            </w:r>
            <w:r w:rsidR="00D1641B" w:rsidRPr="00D1641B">
              <w:rPr>
                <w:rFonts w:asciiTheme="majorBidi" w:hAnsiTheme="majorBidi" w:cstheme="majorBidi"/>
              </w:rPr>
              <w:t xml:space="preserve"> </w:t>
            </w:r>
          </w:p>
          <w:p w14:paraId="247B4968" w14:textId="4007BB5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0.86</w:t>
            </w:r>
          </w:p>
          <w:p w14:paraId="202C6005" w14:textId="42546D3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r>
    </w:tbl>
    <w:p w14:paraId="387ECA15" w14:textId="7C279ED5"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sectPr w:rsidR="00985E79" w:rsidSect="00D1641B">
          <w:pgSz w:w="12240" w:h="15840"/>
          <w:pgMar w:top="1440" w:right="1440" w:bottom="1440" w:left="1440" w:header="720" w:footer="720" w:gutter="0"/>
          <w:pgNumType w:start="1"/>
          <w:cols w:space="720"/>
        </w:sectPr>
      </w:pPr>
      <w:r>
        <w:t xml:space="preserve">Note: </w:t>
      </w:r>
      <w:r w:rsidR="00E67BEF" w:rsidRPr="00065484">
        <w:t>Note: * uncorrected p &lt; 0.05; ** uncorrected p &lt; 0.01; *** uncorrected p &lt; 0.001</w:t>
      </w:r>
      <w:r w:rsidR="00E67BEF">
        <w:t xml:space="preserve">; </w:t>
      </w:r>
      <w:r w:rsidR="00D337DE" w:rsidRPr="00065484">
        <w:t>SL = statistical learning</w:t>
      </w:r>
      <w:r>
        <w:t xml:space="preserve">; </w:t>
      </w:r>
      <w:r w:rsidR="00D337DE" w:rsidRPr="00065484">
        <w:t>RT = response time</w:t>
      </w:r>
      <w:r>
        <w:t xml:space="preserve">; </w:t>
      </w:r>
      <w:r w:rsidR="00E67BEF" w:rsidRPr="00065484">
        <w:t xml:space="preserve">Underlined values represent significant correlations after Bonferroni corrections for </w:t>
      </w:r>
      <w:r w:rsidR="00E67BEF">
        <w:t>21</w:t>
      </w:r>
      <w:r w:rsidR="00E67BEF" w:rsidRPr="00065484">
        <w:t xml:space="preserve"> correlations</w:t>
      </w:r>
      <w:r w:rsidR="00E67BEF">
        <w:t>.</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C84D0C1" w14:textId="0B9B6A18" w:rsidR="004B7B07"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86" w:author="Author"/>
          <w:b/>
          <w:bCs/>
        </w:rPr>
      </w:pPr>
      <w:r w:rsidRPr="00065484">
        <w:rPr>
          <w:b/>
          <w:bCs/>
        </w:rPr>
        <w:t xml:space="preserve">Relationship between </w:t>
      </w:r>
      <w:r w:rsidR="003E07B7" w:rsidRPr="00065484">
        <w:rPr>
          <w:b/>
          <w:bCs/>
        </w:rPr>
        <w:t>l</w:t>
      </w:r>
      <w:r w:rsidRPr="00065484">
        <w:rPr>
          <w:b/>
          <w:bCs/>
        </w:rPr>
        <w:t xml:space="preserve">earning and </w:t>
      </w:r>
      <w:r w:rsidR="003E07B7" w:rsidRPr="00065484">
        <w:rPr>
          <w:b/>
          <w:bCs/>
        </w:rPr>
        <w:t>standardized test</w:t>
      </w:r>
      <w:r w:rsidR="00D337DE" w:rsidRPr="00065484">
        <w:rPr>
          <w:b/>
          <w:bCs/>
        </w:rPr>
        <w:t>s</w:t>
      </w:r>
      <w:r w:rsidR="003E07B7" w:rsidRPr="00065484">
        <w:rPr>
          <w:b/>
          <w:bCs/>
        </w:rPr>
        <w:t xml:space="preserve"> of reading and phonological skills.</w:t>
      </w:r>
      <w:r w:rsidRPr="00065484">
        <w:rPr>
          <w:b/>
          <w:bCs/>
        </w:rPr>
        <w:t xml:space="preserve"> </w:t>
      </w:r>
    </w:p>
    <w:p w14:paraId="6441D6E2" w14:textId="4CDD96D5" w:rsidR="009930B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87" w:author="Author"/>
          <w:b/>
          <w:bCs/>
        </w:rPr>
      </w:pPr>
    </w:p>
    <w:p w14:paraId="6BF05772" w14:textId="493BAA08" w:rsidR="009930B4" w:rsidRPr="00065484" w:rsidDel="001873F3"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288" w:author="Author"/>
          <w:b/>
          <w:bCs/>
        </w:rPr>
      </w:pPr>
    </w:p>
    <w:p w14:paraId="7867C62F" w14:textId="3E3639C5" w:rsidR="00323897" w:rsidRPr="001B6231" w:rsidRDefault="00447BDB" w:rsidP="001B623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89" w:author="Author"/>
        </w:rPr>
      </w:pPr>
      <w:ins w:id="290" w:author="Author">
        <w:r>
          <w:t>To examine the relationship between task learning performance and individual reading abilities, we assessed Pearson correlations between all seven learning measures and word reading and phonological awareness</w:t>
        </w:r>
        <w:r w:rsidR="00F60EDC">
          <w:t xml:space="preserve"> across the entire sample, and within each group.</w:t>
        </w:r>
        <w:r>
          <w:t xml:space="preserve"> </w:t>
        </w:r>
        <w:r w:rsidR="00F14FF1">
          <w:t>Better decoding skills were associated with faster learning on the RP task (</w:t>
        </w:r>
        <w:r w:rsidR="001873F3" w:rsidRPr="00065484">
          <w:rPr>
            <w:b/>
            <w:bCs/>
          </w:rPr>
          <w:t xml:space="preserve">Figure </w:t>
        </w:r>
        <w:r w:rsidR="001873F3">
          <w:rPr>
            <w:b/>
            <w:bCs/>
          </w:rPr>
          <w:t>S1;</w:t>
        </w:r>
        <w:r w:rsidR="001873F3">
          <w:t xml:space="preserve"> </w:t>
        </w:r>
        <w:r w:rsidR="00F14FF1">
          <w:t>r =</w:t>
        </w:r>
        <w:r w:rsidR="00F14FF1" w:rsidRPr="00065484">
          <w:t xml:space="preserve"> 0.</w:t>
        </w:r>
        <w:r w:rsidR="00F14FF1">
          <w:t>66</w:t>
        </w:r>
        <w:r w:rsidR="00F14FF1" w:rsidRPr="00065484">
          <w:t xml:space="preserve">, one-tailed </w:t>
        </w:r>
        <w:r w:rsidR="00F14FF1" w:rsidRPr="00065484">
          <w:rPr>
            <w:i/>
            <w:iCs/>
          </w:rPr>
          <w:t>p</w:t>
        </w:r>
        <w:r w:rsidR="00F14FF1" w:rsidRPr="00065484">
          <w:t xml:space="preserve"> </w:t>
        </w:r>
        <w:r w:rsidR="00F14FF1">
          <w:t>&lt;</w:t>
        </w:r>
        <w:r w:rsidR="00F14FF1" w:rsidRPr="00065484">
          <w:t xml:space="preserve"> 0.001, Bonferroni-corrected </w:t>
        </w:r>
        <w:r w:rsidR="00F14FF1" w:rsidRPr="00065484">
          <w:rPr>
            <w:i/>
            <w:iCs/>
          </w:rPr>
          <w:t>p</w:t>
        </w:r>
        <w:r w:rsidR="00F14FF1" w:rsidRPr="00065484">
          <w:t xml:space="preserve"> &lt; 0.05, BF</w:t>
        </w:r>
      </w:ins>
      <w:r w:rsidR="00FA39A3">
        <w:rPr>
          <w:vertAlign w:val="subscript"/>
        </w:rPr>
        <w:t>10</w:t>
      </w:r>
      <w:ins w:id="291" w:author="Author">
        <w:r w:rsidR="00F14FF1" w:rsidRPr="00065484">
          <w:t xml:space="preserve"> = </w:t>
        </w:r>
        <w:r w:rsidR="00F14FF1">
          <w:t xml:space="preserve">265.70). </w:t>
        </w:r>
      </w:ins>
      <w:del w:id="292" w:author="Author">
        <w:r w:rsidR="00183A7A" w:rsidRPr="00065484" w:rsidDel="00B01CDE">
          <w:tab/>
        </w:r>
      </w:del>
      <w:moveFromRangeStart w:id="293" w:author="Author" w:name="move133843687"/>
      <w:moveFrom w:id="294" w:author="Author">
        <w:r w:rsidR="00E473F0" w:rsidRPr="00065484" w:rsidDel="007B40AE">
          <w:t>To examine the relationship</w:t>
        </w:r>
        <w:r w:rsidR="00183A7A" w:rsidRPr="00065484" w:rsidDel="007B40AE">
          <w:t>s</w:t>
        </w:r>
        <w:r w:rsidR="00E473F0" w:rsidRPr="00065484" w:rsidDel="007B40AE">
          <w:t xml:space="preserve"> between learning performance and individuals’ reading abilities</w:t>
        </w:r>
        <w:r w:rsidR="00183A7A" w:rsidRPr="00065484" w:rsidDel="007B40AE">
          <w:t>,</w:t>
        </w:r>
        <w:r w:rsidR="00E473F0" w:rsidRPr="00065484" w:rsidDel="007B40AE">
          <w:t xml:space="preserve"> w</w:t>
        </w:r>
        <w:r w:rsidR="004B7B07" w:rsidRPr="00065484" w:rsidDel="007B40AE">
          <w:t xml:space="preserve">e assessed the Pearson correlations between all seven learning measures and the average of Word ID and Word </w:t>
        </w:r>
        <w:r w:rsidR="00E473F0" w:rsidRPr="00065484" w:rsidDel="007B40AE">
          <w:t>A</w:t>
        </w:r>
        <w:r w:rsidR="004B7B07" w:rsidRPr="00065484" w:rsidDel="007B40AE">
          <w:t>ttack</w:t>
        </w:r>
        <w:r w:rsidR="00E473F0" w:rsidRPr="00065484" w:rsidDel="007B40AE">
          <w:t xml:space="preserve"> from</w:t>
        </w:r>
        <w:r w:rsidR="00D337DE" w:rsidRPr="00065484" w:rsidDel="007B40AE">
          <w:t xml:space="preserve"> the</w:t>
        </w:r>
        <w:r w:rsidR="00E473F0" w:rsidRPr="00065484" w:rsidDel="007B40AE">
          <w:t xml:space="preserve"> WRMT-R</w:t>
        </w:r>
        <w:r w:rsidR="00D337DE" w:rsidRPr="00065484" w:rsidDel="007B40AE">
          <w:t>/NU</w:t>
        </w:r>
        <w:r w:rsidR="00E473F0" w:rsidRPr="00065484" w:rsidDel="007B40AE">
          <w:t xml:space="preserve"> </w:t>
        </w:r>
        <w:ins w:id="295" w:author="Author">
          <w:r w:rsidR="00A40C9F" w:rsidDel="007B40AE">
            <w:t xml:space="preserve">across the whole sample and within each group </w:t>
          </w:r>
        </w:ins>
        <w:r w:rsidR="00E473F0" w:rsidRPr="00065484" w:rsidDel="007B40AE">
          <w:t>(</w:t>
        </w:r>
        <w:r w:rsidR="00E473F0" w:rsidRPr="00065484" w:rsidDel="007B40AE">
          <w:rPr>
            <w:b/>
            <w:bCs/>
          </w:rPr>
          <w:t>Table 3</w:t>
        </w:r>
        <w:r w:rsidR="00E473F0" w:rsidRPr="00065484" w:rsidDel="007B40AE">
          <w:t xml:space="preserve">). </w:t>
        </w:r>
        <w:ins w:id="296" w:author="Author">
          <w:r w:rsidR="00DD08CC" w:rsidDel="007B40AE">
            <w:t>We hypothesized that greater learning performance (</w:t>
          </w:r>
          <w:r w:rsidR="0060242D" w:rsidDel="007B40AE">
            <w:t xml:space="preserve">greater proportion on rotary, less time and fewer errors on the mirror tracing task, </w:t>
          </w:r>
          <w:r w:rsidR="00DD08CC" w:rsidDel="007B40AE">
            <w:t xml:space="preserve">more negative </w:t>
          </w:r>
          <w:r w:rsidR="0060242D" w:rsidDel="007B40AE">
            <w:t xml:space="preserve">RT </w:t>
          </w:r>
          <w:r w:rsidR="00DD08CC" w:rsidDel="007B40AE">
            <w:t>slope</w:t>
          </w:r>
          <w:r w:rsidR="0060242D" w:rsidDel="007B40AE">
            <w:t xml:space="preserve"> during SL,</w:t>
          </w:r>
          <w:r w:rsidR="00DD08CC" w:rsidDel="007B40AE">
            <w:t xml:space="preserve"> and higher SL test accuracy) would be associated with better reading and phonological skills. </w:t>
          </w:r>
        </w:ins>
        <w:r w:rsidR="00917245" w:rsidRPr="00065484" w:rsidDel="007B40AE">
          <w:t xml:space="preserve">We chose the untimed decoding skills because three out of seven learning measures involve response time and may inflate the correlations. </w:t>
        </w:r>
      </w:moveFrom>
      <w:moveFromRangeEnd w:id="293"/>
      <w:r w:rsidR="00D337DE" w:rsidRPr="00065484">
        <w:t xml:space="preserve">Better </w:t>
      </w:r>
      <w:r w:rsidR="00E473F0" w:rsidRPr="00065484">
        <w:t>decoding skills w</w:t>
      </w:r>
      <w:r w:rsidR="00C6210D" w:rsidRPr="00065484">
        <w:t>ere</w:t>
      </w:r>
      <w:ins w:id="297" w:author="Author">
        <w:r w:rsidR="001873F3">
          <w:t xml:space="preserve"> also</w:t>
        </w:r>
      </w:ins>
      <w:r w:rsidR="00E473F0" w:rsidRPr="00065484">
        <w:t xml:space="preserve"> significantly associated with greater ASL accuracy (</w:t>
      </w:r>
      <w:r w:rsidR="00C7354E" w:rsidRPr="00065484">
        <w:rPr>
          <w:b/>
          <w:bCs/>
        </w:rPr>
        <w:t>Figure 3A</w:t>
      </w:r>
      <w:r w:rsidR="00C7354E" w:rsidRPr="00065484">
        <w:t>;</w:t>
      </w:r>
      <w:ins w:id="298" w:author="Author">
        <w:r w:rsidR="0025489E">
          <w:t xml:space="preserve"> r =</w:t>
        </w:r>
      </w:ins>
      <w:r w:rsidR="00C7354E" w:rsidRPr="00065484">
        <w:t xml:space="preserve"> </w:t>
      </w:r>
      <w:r w:rsidR="00E473F0" w:rsidRPr="00065484">
        <w:t xml:space="preserve">0.49, one-tailed </w:t>
      </w:r>
      <w:r w:rsidR="00E473F0" w:rsidRPr="00065484">
        <w:rPr>
          <w:i/>
          <w:iCs/>
        </w:rPr>
        <w:t>p</w:t>
      </w:r>
      <w:r w:rsidR="00E473F0" w:rsidRPr="00065484">
        <w:t xml:space="preserve"> = 0.001, Bonferroni-corrected </w:t>
      </w:r>
      <w:r w:rsidR="00E473F0" w:rsidRPr="00065484">
        <w:rPr>
          <w:i/>
          <w:iCs/>
        </w:rPr>
        <w:t>p</w:t>
      </w:r>
      <w:r w:rsidR="00E473F0" w:rsidRPr="00065484">
        <w:t xml:space="preserve"> &lt; 0.05</w:t>
      </w:r>
      <w:r w:rsidR="00F96F5B" w:rsidRPr="00065484">
        <w:t>, BF</w:t>
      </w:r>
      <w:r w:rsidR="00FA39A3">
        <w:rPr>
          <w:vertAlign w:val="subscript"/>
        </w:rPr>
        <w:t>10</w:t>
      </w:r>
      <w:r w:rsidR="00F96F5B" w:rsidRPr="00065484">
        <w:t xml:space="preserve"> = </w:t>
      </w:r>
      <w:del w:id="299" w:author="Author">
        <w:r w:rsidR="00F96F5B" w:rsidRPr="00065484" w:rsidDel="00145088">
          <w:delText>24.7</w:delText>
        </w:r>
      </w:del>
      <w:ins w:id="300" w:author="Author">
        <w:r w:rsidR="00145088">
          <w:t>42.70</w:t>
        </w:r>
      </w:ins>
      <w:del w:id="301" w:author="Author">
        <w:r w:rsidR="00F96F5B" w:rsidRPr="00065484" w:rsidDel="002A2A52">
          <w:delText>06</w:delText>
        </w:r>
      </w:del>
      <w:r w:rsidR="00E473F0" w:rsidRPr="00065484">
        <w:t>), but not with VSL accuracy (</w:t>
      </w:r>
      <w:ins w:id="302" w:author="Author">
        <w:r w:rsidR="0025489E">
          <w:t xml:space="preserve">r = </w:t>
        </w:r>
      </w:ins>
      <w:r w:rsidR="00E473F0" w:rsidRPr="00065484">
        <w:t xml:space="preserve">-0.12, one-tailed </w:t>
      </w:r>
      <w:r w:rsidR="00E473F0" w:rsidRPr="00065484">
        <w:rPr>
          <w:i/>
          <w:iCs/>
        </w:rPr>
        <w:t xml:space="preserve">p </w:t>
      </w:r>
      <w:r w:rsidR="00E473F0" w:rsidRPr="00065484">
        <w:t>= 0.27</w:t>
      </w:r>
      <w:r w:rsidR="00F96F5B" w:rsidRPr="00065484">
        <w:t>, BF</w:t>
      </w:r>
      <w:r w:rsidR="00FA39A3">
        <w:rPr>
          <w:vertAlign w:val="subscript"/>
        </w:rPr>
        <w:t>10</w:t>
      </w:r>
      <w:r w:rsidR="00F96F5B" w:rsidRPr="00065484">
        <w:t xml:space="preserve"> = 0.</w:t>
      </w:r>
      <w:ins w:id="303" w:author="Author">
        <w:r w:rsidR="00145088">
          <w:t>13</w:t>
        </w:r>
      </w:ins>
      <w:del w:id="304" w:author="Author">
        <w:r w:rsidR="00F96F5B" w:rsidRPr="00065484" w:rsidDel="00145088">
          <w:delText>45</w:delText>
        </w:r>
        <w:r w:rsidR="00F96F5B" w:rsidRPr="00065484" w:rsidDel="002A2A52">
          <w:delText>2</w:delText>
        </w:r>
      </w:del>
      <w:r w:rsidR="00E473F0" w:rsidRPr="00065484">
        <w:t>)</w:t>
      </w:r>
      <w:ins w:id="305" w:author="Author">
        <w:r w:rsidR="00884528">
          <w:t xml:space="preserve">, with the </w:t>
        </w:r>
        <w:del w:id="306" w:author="Author">
          <w:r w:rsidR="00884528" w:rsidDel="00B01CDE">
            <w:delText>former</w:delText>
          </w:r>
        </w:del>
        <w:r w:rsidR="00B01CDE">
          <w:t>ASL</w:t>
        </w:r>
        <w:r w:rsidR="00884528">
          <w:t xml:space="preserve"> </w:t>
        </w:r>
      </w:ins>
      <w:del w:id="307" w:author="Author">
        <w:r w:rsidR="00E473F0" w:rsidRPr="00065484" w:rsidDel="00884528">
          <w:delText xml:space="preserve">. </w:delText>
        </w:r>
      </w:del>
      <w:ins w:id="308" w:author="Author">
        <w:r w:rsidR="00BC7078">
          <w:t>correlation</w:t>
        </w:r>
        <w:r w:rsidR="00884528">
          <w:t xml:space="preserve"> significantly stronger than the </w:t>
        </w:r>
        <w:del w:id="309" w:author="Author">
          <w:r w:rsidR="00884528" w:rsidDel="00B01CDE">
            <w:delText>latter</w:delText>
          </w:r>
        </w:del>
        <w:r w:rsidR="00B01CDE">
          <w:t>VSL correlation</w:t>
        </w:r>
        <w:r w:rsidR="00BC7078">
          <w:t xml:space="preserve"> (</w:t>
        </w:r>
        <w:r w:rsidR="00884528">
          <w:t>Diedenhofen &amp; Musch, 2015</w:t>
        </w:r>
        <w:r w:rsidR="00BC7078">
          <w:t xml:space="preserve">; </w:t>
        </w:r>
        <w:r w:rsidR="00BC7078">
          <w:rPr>
            <w:i/>
            <w:iCs/>
          </w:rPr>
          <w:t xml:space="preserve">z </w:t>
        </w:r>
        <w:r w:rsidR="00BC7078">
          <w:t xml:space="preserve">= 2.69, </w:t>
        </w:r>
        <w:r w:rsidR="00BC7078">
          <w:rPr>
            <w:i/>
            <w:iCs/>
          </w:rPr>
          <w:t xml:space="preserve">p </w:t>
        </w:r>
        <w:r w:rsidR="00BC7078">
          <w:t xml:space="preserve">= 0.007). </w:t>
        </w:r>
        <w:r w:rsidR="00323897" w:rsidRPr="001F19A9">
          <w:rPr>
            <w:lang w:val="en"/>
            <w:rPrChange w:id="310" w:author="Author">
              <w:rPr/>
            </w:rPrChange>
          </w:rPr>
          <w:t>Importantly, the ASL-decoding relationship was similarly strong within the DD group alone (0.50, one-tailed p = 0.03, BF</w:t>
        </w:r>
      </w:ins>
      <w:r w:rsidR="00F525E2">
        <w:rPr>
          <w:vertAlign w:val="subscript"/>
          <w:lang w:val="en"/>
        </w:rPr>
        <w:t>10</w:t>
      </w:r>
      <w:ins w:id="311" w:author="Author">
        <w:r w:rsidR="00323897" w:rsidRPr="001F19A9">
          <w:rPr>
            <w:lang w:val="en"/>
            <w:rPrChange w:id="312" w:author="Author">
              <w:rPr/>
            </w:rPrChange>
          </w:rPr>
          <w:t xml:space="preserve"> = </w:t>
        </w:r>
        <w:del w:id="313" w:author="Author">
          <w:r w:rsidR="00323897" w:rsidRPr="001F19A9" w:rsidDel="00145088">
            <w:rPr>
              <w:lang w:val="en"/>
              <w:rPrChange w:id="314" w:author="Author">
                <w:rPr/>
              </w:rPrChange>
            </w:rPr>
            <w:delText>2.04</w:delText>
          </w:r>
        </w:del>
        <w:r w:rsidR="00145088">
          <w:rPr>
            <w:lang w:val="en"/>
          </w:rPr>
          <w:t>3.28</w:t>
        </w:r>
        <w:r w:rsidR="00323897" w:rsidRPr="001F19A9">
          <w:rPr>
            <w:lang w:val="en"/>
            <w:rPrChange w:id="315" w:author="Author">
              <w:rPr/>
            </w:rPrChange>
          </w:rPr>
          <w:t xml:space="preserve">).  This indicates that the correlation found in the entire sample was not solely due to the differences in ASL and decoding skills between the </w:t>
        </w:r>
        <w:del w:id="316" w:author="Author">
          <w:r w:rsidR="00323897" w:rsidRPr="001F19A9" w:rsidDel="00A32077">
            <w:rPr>
              <w:lang w:val="en"/>
              <w:rPrChange w:id="317" w:author="Author">
                <w:rPr/>
              </w:rPrChange>
            </w:rPr>
            <w:delText>Typ</w:delText>
          </w:r>
        </w:del>
        <w:r w:rsidR="00A32077">
          <w:rPr>
            <w:lang w:val="en"/>
          </w:rPr>
          <w:t>TYP</w:t>
        </w:r>
        <w:r w:rsidR="00323897" w:rsidRPr="001F19A9">
          <w:rPr>
            <w:lang w:val="en"/>
            <w:rPrChange w:id="318" w:author="Author">
              <w:rPr/>
            </w:rPrChange>
          </w:rPr>
          <w:t xml:space="preserve"> and DD groups.</w:t>
        </w:r>
      </w:ins>
    </w:p>
    <w:p w14:paraId="198CD150" w14:textId="3BAA14FB"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E473F0" w:rsidRPr="00065484">
        <w:t xml:space="preserve">We also examined the correlations between learning performance and individuals’ phonological awareness skills, measured by the average of Elision and Blending Words from </w:t>
      </w:r>
      <w:r w:rsidR="00D337DE" w:rsidRPr="00065484">
        <w:t xml:space="preserve">the </w:t>
      </w:r>
      <w:r w:rsidR="00E473F0" w:rsidRPr="00065484">
        <w:t>CTOPP-2 (</w:t>
      </w:r>
      <w:r w:rsidR="00E473F0" w:rsidRPr="00065484">
        <w:rPr>
          <w:b/>
          <w:bCs/>
        </w:rPr>
        <w:t>Table 3</w:t>
      </w:r>
      <w:r w:rsidR="00E473F0" w:rsidRPr="00065484">
        <w:t xml:space="preserve">). </w:t>
      </w:r>
      <w:r w:rsidR="0040152A" w:rsidRPr="00065484">
        <w:t>A greater</w:t>
      </w:r>
      <w:r w:rsidR="00E473F0" w:rsidRPr="00065484">
        <w:t xml:space="preserve"> VSL </w:t>
      </w:r>
      <w:r w:rsidR="00D337DE" w:rsidRPr="00065484">
        <w:t>response-time</w:t>
      </w:r>
      <w:r w:rsidR="00E473F0" w:rsidRPr="00065484">
        <w:t xml:space="preserve"> slope in the DD group</w:t>
      </w:r>
      <w:r w:rsidR="0040152A" w:rsidRPr="00065484">
        <w:t xml:space="preserve"> correlated significantly with</w:t>
      </w:r>
      <w:r w:rsidR="00E473F0" w:rsidRPr="00065484">
        <w:t xml:space="preserve"> </w:t>
      </w:r>
      <w:r w:rsidR="0040152A" w:rsidRPr="00065484">
        <w:t>higher</w:t>
      </w:r>
      <w:r w:rsidR="00E473F0" w:rsidRPr="00065484">
        <w:t xml:space="preserve"> phonological awareness</w:t>
      </w:r>
      <w:r w:rsidR="0040152A" w:rsidRPr="00065484">
        <w:t xml:space="preserve"> scores</w:t>
      </w:r>
      <w:r w:rsidR="00597FF0" w:rsidRPr="00065484">
        <w:t xml:space="preserve"> (</w:t>
      </w:r>
      <w:r w:rsidR="00C7354E" w:rsidRPr="00065484">
        <w:rPr>
          <w:b/>
          <w:bCs/>
        </w:rPr>
        <w:t>Figure 3B</w:t>
      </w:r>
      <w:r w:rsidR="00C7354E" w:rsidRPr="00065484">
        <w:t xml:space="preserve">; </w:t>
      </w:r>
      <w:ins w:id="319" w:author="Author">
        <w:r w:rsidR="00E02AEC">
          <w:t xml:space="preserve">r = </w:t>
        </w:r>
      </w:ins>
      <w:r w:rsidR="00597FF0" w:rsidRPr="00065484">
        <w:t xml:space="preserve">-0.85, one-tailed </w:t>
      </w:r>
      <w:r w:rsidR="00597FF0" w:rsidRPr="00065484">
        <w:rPr>
          <w:i/>
          <w:iCs/>
        </w:rPr>
        <w:t xml:space="preserve">p </w:t>
      </w:r>
      <w:r w:rsidR="00597FF0" w:rsidRPr="00065484">
        <w:t xml:space="preserve">&lt; 0.001, Bonferroni-corrected </w:t>
      </w:r>
      <w:r w:rsidR="00597FF0" w:rsidRPr="00065484">
        <w:rPr>
          <w:i/>
          <w:iCs/>
        </w:rPr>
        <w:t>p</w:t>
      </w:r>
      <w:r w:rsidR="00597FF0" w:rsidRPr="00065484">
        <w:t xml:space="preserve"> &lt; 0.05</w:t>
      </w:r>
      <w:r w:rsidR="00F96F5B" w:rsidRPr="00065484">
        <w:t xml:space="preserve">, </w:t>
      </w:r>
      <w:ins w:id="320" w:author="Author">
        <w:r w:rsidR="00145088" w:rsidRPr="00FC1106">
          <w:rPr>
            <w:sz w:val="22"/>
            <w:szCs w:val="22"/>
          </w:rPr>
          <w:t>BF</w:t>
        </w:r>
        <w:r w:rsidR="00145088" w:rsidRPr="00FC1106">
          <w:rPr>
            <w:sz w:val="22"/>
            <w:szCs w:val="22"/>
            <w:vertAlign w:val="subscript"/>
          </w:rPr>
          <w:t>10</w:t>
        </w:r>
      </w:ins>
      <w:del w:id="321" w:author="Author">
        <w:r w:rsidR="00F96F5B" w:rsidRPr="00065484" w:rsidDel="00145088">
          <w:delText>BF</w:delText>
        </w:r>
      </w:del>
      <w:r w:rsidR="00F96F5B" w:rsidRPr="00065484">
        <w:t xml:space="preserve"> = </w:t>
      </w:r>
      <w:del w:id="322" w:author="Author">
        <w:r w:rsidR="00F96F5B" w:rsidRPr="00065484" w:rsidDel="00145088">
          <w:delText>244.0</w:delText>
        </w:r>
      </w:del>
      <w:ins w:id="323" w:author="Author">
        <w:r w:rsidR="00145088">
          <w:t>1587.00</w:t>
        </w:r>
      </w:ins>
      <w:del w:id="324" w:author="Author">
        <w:r w:rsidR="00F96F5B" w:rsidRPr="00065484" w:rsidDel="002A2A52">
          <w:delText>77</w:delText>
        </w:r>
      </w:del>
      <w:r w:rsidR="00597FF0" w:rsidRPr="00065484">
        <w:t>)</w:t>
      </w:r>
      <w:r w:rsidR="00E473F0" w:rsidRPr="00065484">
        <w:t xml:space="preserve">. </w:t>
      </w:r>
      <w:r w:rsidR="0040152A" w:rsidRPr="00065484">
        <w:t xml:space="preserve">There was also a significant correlation </w:t>
      </w:r>
      <w:r w:rsidR="00597FF0" w:rsidRPr="00065484">
        <w:t xml:space="preserve">between </w:t>
      </w:r>
      <w:r w:rsidR="0040152A" w:rsidRPr="00065484">
        <w:t xml:space="preserve">greater </w:t>
      </w:r>
      <w:r w:rsidR="00597FF0" w:rsidRPr="00065484">
        <w:t xml:space="preserve">VSL accuracy and </w:t>
      </w:r>
      <w:r w:rsidR="0040152A" w:rsidRPr="00065484">
        <w:t xml:space="preserve">higher </w:t>
      </w:r>
      <w:r w:rsidR="00597FF0" w:rsidRPr="00065484">
        <w:t>phonological awareness</w:t>
      </w:r>
      <w:r w:rsidR="0040152A" w:rsidRPr="00065484">
        <w:t xml:space="preserve"> scores</w:t>
      </w:r>
      <w:r w:rsidR="00597FF0" w:rsidRPr="00065484">
        <w:t xml:space="preserve"> in the DD group (</w:t>
      </w:r>
      <w:ins w:id="325" w:author="Author">
        <w:r w:rsidR="00E02AEC">
          <w:t xml:space="preserve">r = </w:t>
        </w:r>
      </w:ins>
      <w:r w:rsidR="00597FF0" w:rsidRPr="00065484">
        <w:t xml:space="preserve">0.54, one-tailed </w:t>
      </w:r>
      <w:r w:rsidR="00597FF0" w:rsidRPr="00065484">
        <w:rPr>
          <w:i/>
          <w:iCs/>
        </w:rPr>
        <w:t xml:space="preserve">p </w:t>
      </w:r>
      <w:r w:rsidR="00597FF0" w:rsidRPr="00065484">
        <w:t>= 0.02</w:t>
      </w:r>
      <w:r w:rsidR="00F96F5B" w:rsidRPr="00065484">
        <w:t xml:space="preserve">, </w:t>
      </w:r>
      <w:ins w:id="326" w:author="Author">
        <w:r w:rsidR="00145088" w:rsidRPr="00FC1106">
          <w:rPr>
            <w:sz w:val="22"/>
            <w:szCs w:val="22"/>
          </w:rPr>
          <w:t>BF</w:t>
        </w:r>
        <w:r w:rsidR="00145088" w:rsidRPr="00FC1106">
          <w:rPr>
            <w:sz w:val="22"/>
            <w:szCs w:val="22"/>
            <w:vertAlign w:val="subscript"/>
          </w:rPr>
          <w:t>10</w:t>
        </w:r>
      </w:ins>
      <w:del w:id="327" w:author="Author">
        <w:r w:rsidR="00F96F5B" w:rsidRPr="00065484" w:rsidDel="00145088">
          <w:delText>BF</w:delText>
        </w:r>
      </w:del>
      <w:r w:rsidR="00F96F5B" w:rsidRPr="00065484">
        <w:t xml:space="preserve"> = </w:t>
      </w:r>
      <w:del w:id="328" w:author="Author">
        <w:r w:rsidR="00F96F5B" w:rsidRPr="00065484" w:rsidDel="00145088">
          <w:delText>2.853</w:delText>
        </w:r>
      </w:del>
      <w:ins w:id="329" w:author="Author">
        <w:r w:rsidR="00145088">
          <w:t>4.96</w:t>
        </w:r>
      </w:ins>
      <w:r w:rsidR="00597FF0" w:rsidRPr="00065484">
        <w:t>).</w:t>
      </w:r>
      <w:r w:rsidR="00C6210D" w:rsidRPr="00065484">
        <w:t xml:space="preserve"> </w:t>
      </w:r>
      <w:r w:rsidR="006B3899" w:rsidRPr="00065484">
        <w:t xml:space="preserve">No correlations </w:t>
      </w:r>
      <w:r w:rsidR="003E07B7" w:rsidRPr="00065484">
        <w:t>survived corrections for multiple comparisons within the typical group</w:t>
      </w:r>
      <w:r w:rsidR="002C330F" w:rsidRPr="00065484">
        <w:t xml:space="preserve">, </w:t>
      </w:r>
      <w:r w:rsidR="0040152A" w:rsidRPr="00065484">
        <w:t>perhaps</w:t>
      </w:r>
      <w:r w:rsidR="002C330F" w:rsidRPr="00065484">
        <w:t xml:space="preserve"> due to </w:t>
      </w:r>
      <w:r w:rsidR="00917245" w:rsidRPr="00065484">
        <w:t xml:space="preserve">smaller variance </w:t>
      </w:r>
      <w:r w:rsidR="00597FF0" w:rsidRPr="00065484">
        <w:t>in the</w:t>
      </w:r>
      <w:r w:rsidR="00D337DE" w:rsidRPr="00065484">
        <w:t>ir</w:t>
      </w:r>
      <w:r w:rsidR="00597FF0" w:rsidRPr="00065484">
        <w:t xml:space="preserve"> reading and phonological awareness </w:t>
      </w:r>
      <w:r w:rsidR="00D337DE" w:rsidRPr="00065484">
        <w:t>scores</w:t>
      </w:r>
      <w:r w:rsidR="00597FF0" w:rsidRPr="00065484">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35CE59" w14:textId="2338E075" w:rsidR="00917245"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Table 3</w:t>
      </w:r>
      <w:r w:rsidR="00D337DE" w:rsidRPr="00065484">
        <w:rPr>
          <w:b/>
          <w:bCs/>
        </w:rPr>
        <w:t>.</w:t>
      </w:r>
      <w:r w:rsidRPr="00065484">
        <w:rPr>
          <w:b/>
          <w:bCs/>
        </w:rPr>
        <w:t xml:space="preserve"> </w:t>
      </w:r>
      <w:r w:rsidRPr="00065484">
        <w:t>Correlation coefficients between procedural/statistical learning and standardized reading and phonological test scores.</w:t>
      </w:r>
    </w:p>
    <w:tbl>
      <w:tblPr>
        <w:tblW w:w="10080" w:type="dxa"/>
        <w:tblLayout w:type="fixed"/>
        <w:tblLook w:val="04A0" w:firstRow="1" w:lastRow="0" w:firstColumn="1" w:lastColumn="0" w:noHBand="0" w:noVBand="1"/>
      </w:tblPr>
      <w:tblGrid>
        <w:gridCol w:w="1350"/>
        <w:gridCol w:w="1440"/>
        <w:gridCol w:w="1582"/>
        <w:gridCol w:w="1388"/>
        <w:gridCol w:w="1350"/>
        <w:gridCol w:w="1670"/>
        <w:gridCol w:w="1300"/>
      </w:tblGrid>
      <w:tr w:rsidR="00660C8E" w:rsidRPr="0072149C" w14:paraId="5F6C9D85" w14:textId="77777777" w:rsidTr="00212D8D">
        <w:trPr>
          <w:trHeight w:val="288"/>
        </w:trPr>
        <w:tc>
          <w:tcPr>
            <w:tcW w:w="1350" w:type="dxa"/>
            <w:vMerge w:val="restart"/>
            <w:tcBorders>
              <w:top w:val="single" w:sz="8" w:space="0" w:color="auto"/>
              <w:left w:val="nil"/>
              <w:bottom w:val="single" w:sz="8" w:space="0" w:color="000000"/>
              <w:right w:val="nil"/>
            </w:tcBorders>
            <w:shd w:val="clear" w:color="auto" w:fill="auto"/>
            <w:vAlign w:val="center"/>
            <w:hideMark/>
          </w:tcPr>
          <w:p w14:paraId="4FB8ED0B" w14:textId="77777777" w:rsidR="00660C8E" w:rsidRPr="0072149C" w:rsidRDefault="00660C8E" w:rsidP="00212D8D">
            <w:pPr>
              <w:rPr>
                <w:b/>
                <w:bCs/>
                <w:color w:val="000000"/>
              </w:rPr>
            </w:pPr>
            <w:r w:rsidRPr="0072149C">
              <w:rPr>
                <w:b/>
                <w:bCs/>
                <w:color w:val="000000"/>
              </w:rPr>
              <w:t>Learning</w:t>
            </w:r>
          </w:p>
        </w:tc>
        <w:tc>
          <w:tcPr>
            <w:tcW w:w="4410" w:type="dxa"/>
            <w:gridSpan w:val="3"/>
            <w:tcBorders>
              <w:top w:val="single" w:sz="8" w:space="0" w:color="auto"/>
              <w:left w:val="nil"/>
              <w:bottom w:val="single" w:sz="8" w:space="0" w:color="7F7F7F"/>
              <w:right w:val="nil"/>
            </w:tcBorders>
            <w:shd w:val="clear" w:color="auto" w:fill="auto"/>
            <w:vAlign w:val="center"/>
            <w:hideMark/>
          </w:tcPr>
          <w:p w14:paraId="046A970A" w14:textId="77777777" w:rsidR="00660C8E" w:rsidRPr="0072149C" w:rsidRDefault="00660C8E" w:rsidP="00212D8D">
            <w:pPr>
              <w:jc w:val="center"/>
              <w:rPr>
                <w:b/>
                <w:bCs/>
                <w:color w:val="000000"/>
              </w:rPr>
            </w:pPr>
            <w:r w:rsidRPr="0072149C">
              <w:rPr>
                <w:b/>
                <w:bCs/>
                <w:color w:val="000000"/>
              </w:rPr>
              <w:t>Decoding</w:t>
            </w:r>
          </w:p>
        </w:tc>
        <w:tc>
          <w:tcPr>
            <w:tcW w:w="4320" w:type="dxa"/>
            <w:gridSpan w:val="3"/>
            <w:tcBorders>
              <w:top w:val="single" w:sz="8" w:space="0" w:color="auto"/>
              <w:left w:val="nil"/>
              <w:bottom w:val="single" w:sz="8" w:space="0" w:color="7F7F7F"/>
              <w:right w:val="nil"/>
            </w:tcBorders>
            <w:shd w:val="clear" w:color="auto" w:fill="auto"/>
            <w:vAlign w:val="center"/>
            <w:hideMark/>
          </w:tcPr>
          <w:p w14:paraId="08311E86" w14:textId="77777777" w:rsidR="00660C8E" w:rsidRPr="0072149C" w:rsidRDefault="00660C8E" w:rsidP="00212D8D">
            <w:pPr>
              <w:jc w:val="center"/>
              <w:rPr>
                <w:b/>
                <w:bCs/>
                <w:color w:val="000000"/>
              </w:rPr>
            </w:pPr>
            <w:r w:rsidRPr="0072149C">
              <w:rPr>
                <w:b/>
                <w:bCs/>
                <w:color w:val="000000"/>
              </w:rPr>
              <w:t>Phonological Awareness</w:t>
            </w:r>
          </w:p>
        </w:tc>
      </w:tr>
      <w:tr w:rsidR="00660C8E" w:rsidRPr="0072149C" w14:paraId="67AEC476" w14:textId="77777777" w:rsidTr="00212D8D">
        <w:trPr>
          <w:trHeight w:val="288"/>
        </w:trPr>
        <w:tc>
          <w:tcPr>
            <w:tcW w:w="1350" w:type="dxa"/>
            <w:vMerge/>
            <w:tcBorders>
              <w:top w:val="single" w:sz="8" w:space="0" w:color="000000"/>
              <w:left w:val="nil"/>
              <w:bottom w:val="single" w:sz="8" w:space="0" w:color="000000"/>
              <w:right w:val="nil"/>
            </w:tcBorders>
            <w:shd w:val="clear" w:color="auto" w:fill="auto"/>
            <w:vAlign w:val="center"/>
            <w:hideMark/>
          </w:tcPr>
          <w:p w14:paraId="64E3E2E9" w14:textId="77777777" w:rsidR="00660C8E" w:rsidRPr="0072149C" w:rsidRDefault="00660C8E" w:rsidP="00212D8D">
            <w:pPr>
              <w:rPr>
                <w:b/>
                <w:bCs/>
                <w:color w:val="000000"/>
              </w:rPr>
            </w:pPr>
          </w:p>
        </w:tc>
        <w:tc>
          <w:tcPr>
            <w:tcW w:w="1440" w:type="dxa"/>
            <w:tcBorders>
              <w:top w:val="nil"/>
              <w:left w:val="nil"/>
              <w:bottom w:val="single" w:sz="8" w:space="0" w:color="auto"/>
              <w:right w:val="nil"/>
            </w:tcBorders>
            <w:shd w:val="clear" w:color="auto" w:fill="auto"/>
            <w:vAlign w:val="center"/>
            <w:hideMark/>
          </w:tcPr>
          <w:p w14:paraId="1584FE8E" w14:textId="77777777" w:rsidR="00660C8E" w:rsidRPr="0072149C" w:rsidRDefault="00660C8E" w:rsidP="00212D8D">
            <w:pPr>
              <w:jc w:val="both"/>
              <w:rPr>
                <w:color w:val="000000"/>
              </w:rPr>
            </w:pPr>
            <w:r w:rsidRPr="0072149C">
              <w:rPr>
                <w:color w:val="000000"/>
              </w:rPr>
              <w:t>All</w:t>
            </w:r>
          </w:p>
        </w:tc>
        <w:tc>
          <w:tcPr>
            <w:tcW w:w="1582" w:type="dxa"/>
            <w:tcBorders>
              <w:top w:val="nil"/>
              <w:left w:val="nil"/>
              <w:bottom w:val="single" w:sz="8" w:space="0" w:color="auto"/>
              <w:right w:val="nil"/>
            </w:tcBorders>
            <w:shd w:val="clear" w:color="auto" w:fill="auto"/>
            <w:vAlign w:val="center"/>
            <w:hideMark/>
          </w:tcPr>
          <w:p w14:paraId="2A26555E" w14:textId="77777777" w:rsidR="00660C8E" w:rsidRPr="0072149C" w:rsidRDefault="00660C8E" w:rsidP="00212D8D">
            <w:pPr>
              <w:rPr>
                <w:color w:val="000000"/>
              </w:rPr>
            </w:pPr>
            <w:r w:rsidRPr="0072149C">
              <w:rPr>
                <w:color w:val="000000"/>
              </w:rPr>
              <w:t>DD</w:t>
            </w:r>
          </w:p>
        </w:tc>
        <w:tc>
          <w:tcPr>
            <w:tcW w:w="1388" w:type="dxa"/>
            <w:tcBorders>
              <w:top w:val="nil"/>
              <w:left w:val="nil"/>
              <w:bottom w:val="single" w:sz="8" w:space="0" w:color="auto"/>
              <w:right w:val="nil"/>
            </w:tcBorders>
            <w:shd w:val="clear" w:color="auto" w:fill="auto"/>
            <w:vAlign w:val="center"/>
            <w:hideMark/>
          </w:tcPr>
          <w:p w14:paraId="1BA5D171" w14:textId="77777777" w:rsidR="00660C8E" w:rsidRPr="0072149C" w:rsidRDefault="00660C8E" w:rsidP="00212D8D">
            <w:pPr>
              <w:jc w:val="both"/>
              <w:rPr>
                <w:color w:val="000000"/>
              </w:rPr>
            </w:pPr>
            <w:r w:rsidRPr="0072149C">
              <w:rPr>
                <w:color w:val="000000"/>
              </w:rPr>
              <w:t>TYP</w:t>
            </w:r>
          </w:p>
        </w:tc>
        <w:tc>
          <w:tcPr>
            <w:tcW w:w="1350" w:type="dxa"/>
            <w:tcBorders>
              <w:top w:val="nil"/>
              <w:left w:val="nil"/>
              <w:bottom w:val="single" w:sz="8" w:space="0" w:color="auto"/>
              <w:right w:val="nil"/>
            </w:tcBorders>
            <w:shd w:val="clear" w:color="auto" w:fill="auto"/>
            <w:vAlign w:val="center"/>
            <w:hideMark/>
          </w:tcPr>
          <w:p w14:paraId="43608ACE" w14:textId="77777777" w:rsidR="00660C8E" w:rsidRPr="0072149C" w:rsidRDefault="00660C8E" w:rsidP="00212D8D">
            <w:pPr>
              <w:rPr>
                <w:color w:val="000000"/>
              </w:rPr>
            </w:pPr>
            <w:r w:rsidRPr="0072149C">
              <w:rPr>
                <w:color w:val="000000"/>
              </w:rPr>
              <w:t>All</w:t>
            </w:r>
          </w:p>
        </w:tc>
        <w:tc>
          <w:tcPr>
            <w:tcW w:w="1670" w:type="dxa"/>
            <w:tcBorders>
              <w:top w:val="nil"/>
              <w:left w:val="nil"/>
              <w:bottom w:val="single" w:sz="8" w:space="0" w:color="auto"/>
              <w:right w:val="nil"/>
            </w:tcBorders>
            <w:shd w:val="clear" w:color="auto" w:fill="auto"/>
            <w:vAlign w:val="center"/>
            <w:hideMark/>
          </w:tcPr>
          <w:p w14:paraId="69B9E7DC" w14:textId="77777777" w:rsidR="00660C8E" w:rsidRPr="0072149C" w:rsidRDefault="00660C8E" w:rsidP="00212D8D">
            <w:pPr>
              <w:rPr>
                <w:color w:val="000000"/>
              </w:rPr>
            </w:pPr>
            <w:r w:rsidRPr="0072149C">
              <w:rPr>
                <w:color w:val="000000"/>
              </w:rPr>
              <w:t>DD</w:t>
            </w:r>
          </w:p>
        </w:tc>
        <w:tc>
          <w:tcPr>
            <w:tcW w:w="1300" w:type="dxa"/>
            <w:tcBorders>
              <w:top w:val="nil"/>
              <w:left w:val="nil"/>
              <w:bottom w:val="single" w:sz="8" w:space="0" w:color="auto"/>
              <w:right w:val="nil"/>
            </w:tcBorders>
            <w:shd w:val="clear" w:color="auto" w:fill="auto"/>
            <w:vAlign w:val="center"/>
            <w:hideMark/>
          </w:tcPr>
          <w:p w14:paraId="1C00D9C3" w14:textId="77777777" w:rsidR="00660C8E" w:rsidRPr="0072149C" w:rsidRDefault="00660C8E" w:rsidP="00212D8D">
            <w:pPr>
              <w:rPr>
                <w:color w:val="000000"/>
              </w:rPr>
            </w:pPr>
            <w:r w:rsidRPr="0072149C">
              <w:rPr>
                <w:color w:val="000000"/>
              </w:rPr>
              <w:t>TYP</w:t>
            </w:r>
          </w:p>
        </w:tc>
      </w:tr>
      <w:tr w:rsidR="00660C8E" w:rsidRPr="0072149C" w14:paraId="19756407" w14:textId="77777777" w:rsidTr="00212D8D">
        <w:trPr>
          <w:trHeight w:val="288"/>
        </w:trPr>
        <w:tc>
          <w:tcPr>
            <w:tcW w:w="1350" w:type="dxa"/>
            <w:vMerge w:val="restart"/>
            <w:tcBorders>
              <w:top w:val="nil"/>
              <w:left w:val="nil"/>
              <w:bottom w:val="nil"/>
              <w:right w:val="nil"/>
            </w:tcBorders>
            <w:shd w:val="clear" w:color="auto" w:fill="auto"/>
            <w:hideMark/>
          </w:tcPr>
          <w:p w14:paraId="36B3CCAB" w14:textId="77777777" w:rsidR="00660C8E" w:rsidRPr="0072149C" w:rsidRDefault="00660C8E" w:rsidP="00212D8D">
            <w:pPr>
              <w:rPr>
                <w:b/>
                <w:bCs/>
                <w:color w:val="000000"/>
              </w:rPr>
            </w:pPr>
            <w:r w:rsidRPr="0072149C">
              <w:rPr>
                <w:b/>
                <w:bCs/>
                <w:color w:val="000000"/>
              </w:rPr>
              <w:t>RP Prop On Slope (+)</w:t>
            </w:r>
          </w:p>
        </w:tc>
        <w:tc>
          <w:tcPr>
            <w:tcW w:w="1440" w:type="dxa"/>
            <w:tcBorders>
              <w:top w:val="nil"/>
              <w:left w:val="nil"/>
              <w:bottom w:val="nil"/>
              <w:right w:val="nil"/>
            </w:tcBorders>
            <w:shd w:val="clear" w:color="auto" w:fill="auto"/>
            <w:vAlign w:val="center"/>
            <w:hideMark/>
          </w:tcPr>
          <w:p w14:paraId="2ABF81E2" w14:textId="77777777" w:rsidR="00660C8E" w:rsidRPr="0072149C" w:rsidRDefault="00660C8E" w:rsidP="00212D8D">
            <w:pPr>
              <w:jc w:val="both"/>
              <w:rPr>
                <w:i/>
                <w:iCs/>
                <w:color w:val="000000"/>
              </w:rPr>
            </w:pPr>
            <w:r w:rsidRPr="0072149C">
              <w:rPr>
                <w:i/>
                <w:iCs/>
                <w:color w:val="000000"/>
              </w:rPr>
              <w:t xml:space="preserve">r = </w:t>
            </w:r>
            <w:r w:rsidRPr="0072149C">
              <w:rPr>
                <w:color w:val="000000"/>
              </w:rPr>
              <w:t>-0.03</w:t>
            </w:r>
          </w:p>
        </w:tc>
        <w:tc>
          <w:tcPr>
            <w:tcW w:w="1582" w:type="dxa"/>
            <w:tcBorders>
              <w:top w:val="nil"/>
              <w:left w:val="nil"/>
              <w:bottom w:val="nil"/>
              <w:right w:val="nil"/>
            </w:tcBorders>
            <w:shd w:val="clear" w:color="auto" w:fill="auto"/>
            <w:vAlign w:val="center"/>
            <w:hideMark/>
          </w:tcPr>
          <w:p w14:paraId="0FE672B4" w14:textId="77777777" w:rsidR="00660C8E" w:rsidRPr="0072149C" w:rsidRDefault="00660C8E" w:rsidP="00212D8D">
            <w:pPr>
              <w:rPr>
                <w:i/>
                <w:iCs/>
                <w:color w:val="000000"/>
                <w:u w:val="single"/>
              </w:rPr>
            </w:pPr>
            <w:r w:rsidRPr="0072149C">
              <w:rPr>
                <w:i/>
                <w:iCs/>
                <w:color w:val="000000"/>
                <w:u w:val="single"/>
              </w:rPr>
              <w:t xml:space="preserve">r = </w:t>
            </w:r>
            <w:r w:rsidRPr="0072149C">
              <w:rPr>
                <w:color w:val="000000"/>
                <w:u w:val="single"/>
              </w:rPr>
              <w:t>0.66***</w:t>
            </w:r>
          </w:p>
        </w:tc>
        <w:tc>
          <w:tcPr>
            <w:tcW w:w="1388" w:type="dxa"/>
            <w:tcBorders>
              <w:top w:val="nil"/>
              <w:left w:val="nil"/>
              <w:bottom w:val="nil"/>
              <w:right w:val="nil"/>
            </w:tcBorders>
            <w:shd w:val="clear" w:color="auto" w:fill="auto"/>
            <w:vAlign w:val="center"/>
            <w:hideMark/>
          </w:tcPr>
          <w:p w14:paraId="16CB0E54" w14:textId="77777777" w:rsidR="00660C8E" w:rsidRPr="0072149C" w:rsidRDefault="00660C8E" w:rsidP="00212D8D">
            <w:pPr>
              <w:jc w:val="both"/>
              <w:rPr>
                <w:i/>
                <w:iCs/>
                <w:color w:val="000000"/>
              </w:rPr>
            </w:pPr>
            <w:r w:rsidRPr="0072149C">
              <w:rPr>
                <w:i/>
                <w:iCs/>
                <w:color w:val="000000"/>
              </w:rPr>
              <w:t xml:space="preserve">r = </w:t>
            </w:r>
            <w:r w:rsidRPr="0072149C">
              <w:rPr>
                <w:color w:val="000000"/>
              </w:rPr>
              <w:t>0.06</w:t>
            </w:r>
          </w:p>
        </w:tc>
        <w:tc>
          <w:tcPr>
            <w:tcW w:w="1350" w:type="dxa"/>
            <w:tcBorders>
              <w:top w:val="nil"/>
              <w:left w:val="nil"/>
              <w:bottom w:val="nil"/>
              <w:right w:val="nil"/>
            </w:tcBorders>
            <w:shd w:val="clear" w:color="auto" w:fill="auto"/>
            <w:vAlign w:val="center"/>
            <w:hideMark/>
          </w:tcPr>
          <w:p w14:paraId="06F16311" w14:textId="77777777" w:rsidR="00660C8E" w:rsidRPr="0072149C" w:rsidRDefault="00660C8E" w:rsidP="00212D8D">
            <w:pPr>
              <w:rPr>
                <w:i/>
                <w:iCs/>
                <w:color w:val="000000"/>
              </w:rPr>
            </w:pPr>
            <w:r w:rsidRPr="0072149C">
              <w:rPr>
                <w:i/>
                <w:iCs/>
                <w:color w:val="000000"/>
              </w:rPr>
              <w:t xml:space="preserve">r = </w:t>
            </w:r>
            <w:r w:rsidRPr="0072149C">
              <w:rPr>
                <w:color w:val="000000"/>
              </w:rPr>
              <w:t>0.04</w:t>
            </w:r>
          </w:p>
        </w:tc>
        <w:tc>
          <w:tcPr>
            <w:tcW w:w="1670" w:type="dxa"/>
            <w:tcBorders>
              <w:top w:val="nil"/>
              <w:left w:val="nil"/>
              <w:bottom w:val="nil"/>
              <w:right w:val="nil"/>
            </w:tcBorders>
            <w:shd w:val="clear" w:color="auto" w:fill="auto"/>
            <w:vAlign w:val="center"/>
            <w:hideMark/>
          </w:tcPr>
          <w:p w14:paraId="75723FA4" w14:textId="77777777" w:rsidR="00660C8E" w:rsidRPr="0072149C" w:rsidRDefault="00660C8E" w:rsidP="00212D8D">
            <w:pPr>
              <w:rPr>
                <w:i/>
                <w:iCs/>
                <w:color w:val="000000"/>
              </w:rPr>
            </w:pPr>
            <w:r w:rsidRPr="0072149C">
              <w:rPr>
                <w:i/>
                <w:iCs/>
                <w:color w:val="000000"/>
              </w:rPr>
              <w:t xml:space="preserve">r = </w:t>
            </w:r>
            <w:r w:rsidRPr="0072149C">
              <w:rPr>
                <w:color w:val="000000"/>
              </w:rPr>
              <w:t>0.22</w:t>
            </w:r>
          </w:p>
        </w:tc>
        <w:tc>
          <w:tcPr>
            <w:tcW w:w="1300" w:type="dxa"/>
            <w:tcBorders>
              <w:top w:val="nil"/>
              <w:left w:val="nil"/>
              <w:bottom w:val="nil"/>
              <w:right w:val="nil"/>
            </w:tcBorders>
            <w:shd w:val="clear" w:color="auto" w:fill="auto"/>
            <w:vAlign w:val="center"/>
            <w:hideMark/>
          </w:tcPr>
          <w:p w14:paraId="3B0066D2" w14:textId="77777777" w:rsidR="00660C8E" w:rsidRPr="0072149C" w:rsidRDefault="00660C8E" w:rsidP="00212D8D">
            <w:pPr>
              <w:rPr>
                <w:i/>
                <w:iCs/>
                <w:color w:val="000000"/>
              </w:rPr>
            </w:pPr>
            <w:r w:rsidRPr="0072149C">
              <w:rPr>
                <w:i/>
                <w:iCs/>
                <w:color w:val="000000"/>
              </w:rPr>
              <w:t xml:space="preserve">r = </w:t>
            </w:r>
            <w:r w:rsidRPr="0072149C">
              <w:rPr>
                <w:color w:val="000000"/>
              </w:rPr>
              <w:t>0.09</w:t>
            </w:r>
          </w:p>
        </w:tc>
      </w:tr>
      <w:tr w:rsidR="00660C8E" w:rsidRPr="0072149C" w14:paraId="5A9C0EDE" w14:textId="77777777" w:rsidTr="00212D8D">
        <w:trPr>
          <w:trHeight w:val="288"/>
        </w:trPr>
        <w:tc>
          <w:tcPr>
            <w:tcW w:w="1350" w:type="dxa"/>
            <w:vMerge/>
            <w:tcBorders>
              <w:top w:val="nil"/>
              <w:left w:val="nil"/>
              <w:bottom w:val="nil"/>
              <w:right w:val="nil"/>
            </w:tcBorders>
            <w:shd w:val="clear" w:color="auto" w:fill="auto"/>
            <w:hideMark/>
          </w:tcPr>
          <w:p w14:paraId="478B1CEF"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3EE1E619" w14:textId="77777777" w:rsidR="00660C8E" w:rsidRPr="0072149C" w:rsidRDefault="00660C8E" w:rsidP="00212D8D">
            <w:pPr>
              <w:jc w:val="both"/>
              <w:rPr>
                <w:i/>
                <w:iCs/>
                <w:color w:val="000000"/>
              </w:rPr>
            </w:pPr>
            <w:r w:rsidRPr="0072149C">
              <w:rPr>
                <w:i/>
                <w:iCs/>
                <w:color w:val="000000"/>
              </w:rPr>
              <w:t xml:space="preserve">p = </w:t>
            </w:r>
            <w:r w:rsidRPr="0072149C">
              <w:rPr>
                <w:color w:val="000000"/>
              </w:rPr>
              <w:t>0.58</w:t>
            </w:r>
          </w:p>
        </w:tc>
        <w:tc>
          <w:tcPr>
            <w:tcW w:w="1582" w:type="dxa"/>
            <w:tcBorders>
              <w:top w:val="nil"/>
              <w:left w:val="nil"/>
              <w:bottom w:val="nil"/>
              <w:right w:val="nil"/>
            </w:tcBorders>
            <w:shd w:val="clear" w:color="auto" w:fill="auto"/>
            <w:vAlign w:val="center"/>
            <w:hideMark/>
          </w:tcPr>
          <w:p w14:paraId="7B452EC9" w14:textId="77777777" w:rsidR="00660C8E" w:rsidRPr="0072149C" w:rsidRDefault="00660C8E" w:rsidP="00212D8D">
            <w:pPr>
              <w:rPr>
                <w:i/>
                <w:iCs/>
                <w:color w:val="000000"/>
                <w:u w:val="single"/>
              </w:rPr>
            </w:pPr>
            <w:r w:rsidRPr="0072149C">
              <w:rPr>
                <w:i/>
                <w:iCs/>
                <w:color w:val="000000"/>
                <w:u w:val="single"/>
              </w:rPr>
              <w:t xml:space="preserve">p &lt; </w:t>
            </w:r>
            <w:r w:rsidRPr="0072149C">
              <w:rPr>
                <w:color w:val="000000"/>
                <w:u w:val="single"/>
              </w:rPr>
              <w:t>0.001</w:t>
            </w:r>
          </w:p>
        </w:tc>
        <w:tc>
          <w:tcPr>
            <w:tcW w:w="1388" w:type="dxa"/>
            <w:tcBorders>
              <w:top w:val="nil"/>
              <w:left w:val="nil"/>
              <w:bottom w:val="nil"/>
              <w:right w:val="nil"/>
            </w:tcBorders>
            <w:shd w:val="clear" w:color="auto" w:fill="auto"/>
            <w:vAlign w:val="center"/>
            <w:hideMark/>
          </w:tcPr>
          <w:p w14:paraId="2820CFD4" w14:textId="77777777" w:rsidR="00660C8E" w:rsidRPr="0072149C" w:rsidRDefault="00660C8E" w:rsidP="00212D8D">
            <w:pPr>
              <w:jc w:val="both"/>
              <w:rPr>
                <w:i/>
                <w:iCs/>
                <w:color w:val="000000"/>
              </w:rPr>
            </w:pPr>
            <w:r w:rsidRPr="0072149C">
              <w:rPr>
                <w:i/>
                <w:iCs/>
                <w:color w:val="000000"/>
              </w:rPr>
              <w:t xml:space="preserve">p = </w:t>
            </w:r>
            <w:r w:rsidRPr="0072149C">
              <w:rPr>
                <w:color w:val="000000"/>
              </w:rPr>
              <w:t>0.39</w:t>
            </w:r>
          </w:p>
        </w:tc>
        <w:tc>
          <w:tcPr>
            <w:tcW w:w="1350" w:type="dxa"/>
            <w:tcBorders>
              <w:top w:val="nil"/>
              <w:left w:val="nil"/>
              <w:bottom w:val="nil"/>
              <w:right w:val="nil"/>
            </w:tcBorders>
            <w:shd w:val="clear" w:color="auto" w:fill="auto"/>
            <w:vAlign w:val="center"/>
            <w:hideMark/>
          </w:tcPr>
          <w:p w14:paraId="0DD1C6C5" w14:textId="77777777" w:rsidR="00660C8E" w:rsidRPr="0072149C" w:rsidRDefault="00660C8E" w:rsidP="00212D8D">
            <w:pPr>
              <w:rPr>
                <w:i/>
                <w:iCs/>
                <w:color w:val="000000"/>
              </w:rPr>
            </w:pPr>
            <w:r w:rsidRPr="0072149C">
              <w:rPr>
                <w:i/>
                <w:iCs/>
                <w:color w:val="000000"/>
              </w:rPr>
              <w:t>p =</w:t>
            </w:r>
            <w:r w:rsidRPr="0072149C">
              <w:rPr>
                <w:color w:val="000000"/>
              </w:rPr>
              <w:t xml:space="preserve"> 0.39</w:t>
            </w:r>
          </w:p>
        </w:tc>
        <w:tc>
          <w:tcPr>
            <w:tcW w:w="1670" w:type="dxa"/>
            <w:tcBorders>
              <w:top w:val="nil"/>
              <w:left w:val="nil"/>
              <w:bottom w:val="nil"/>
              <w:right w:val="nil"/>
            </w:tcBorders>
            <w:shd w:val="clear" w:color="auto" w:fill="auto"/>
            <w:vAlign w:val="center"/>
            <w:hideMark/>
          </w:tcPr>
          <w:p w14:paraId="43C3235F" w14:textId="77777777" w:rsidR="00660C8E" w:rsidRPr="0072149C" w:rsidRDefault="00660C8E" w:rsidP="00212D8D">
            <w:pPr>
              <w:rPr>
                <w:i/>
                <w:iCs/>
                <w:color w:val="000000"/>
              </w:rPr>
            </w:pPr>
            <w:r w:rsidRPr="0072149C">
              <w:rPr>
                <w:i/>
                <w:iCs/>
                <w:color w:val="000000"/>
              </w:rPr>
              <w:t xml:space="preserve">p </w:t>
            </w:r>
            <w:r w:rsidRPr="0072149C">
              <w:rPr>
                <w:color w:val="000000"/>
              </w:rPr>
              <w:t>= 0.14</w:t>
            </w:r>
          </w:p>
        </w:tc>
        <w:tc>
          <w:tcPr>
            <w:tcW w:w="1300" w:type="dxa"/>
            <w:tcBorders>
              <w:top w:val="nil"/>
              <w:left w:val="nil"/>
              <w:bottom w:val="nil"/>
              <w:right w:val="nil"/>
            </w:tcBorders>
            <w:shd w:val="clear" w:color="auto" w:fill="auto"/>
            <w:vAlign w:val="center"/>
            <w:hideMark/>
          </w:tcPr>
          <w:p w14:paraId="3030C902" w14:textId="77777777" w:rsidR="00660C8E" w:rsidRPr="0072149C" w:rsidRDefault="00660C8E" w:rsidP="00212D8D">
            <w:pPr>
              <w:rPr>
                <w:i/>
                <w:iCs/>
                <w:color w:val="000000"/>
              </w:rPr>
            </w:pPr>
            <w:r w:rsidRPr="0072149C">
              <w:rPr>
                <w:i/>
                <w:iCs/>
                <w:color w:val="000000"/>
              </w:rPr>
              <w:t xml:space="preserve">p = </w:t>
            </w:r>
            <w:r w:rsidRPr="0072149C">
              <w:rPr>
                <w:color w:val="000000"/>
              </w:rPr>
              <w:t>0.32</w:t>
            </w:r>
          </w:p>
        </w:tc>
      </w:tr>
      <w:tr w:rsidR="00660C8E" w:rsidRPr="0072149C" w14:paraId="7071B61F" w14:textId="77777777" w:rsidTr="00212D8D">
        <w:trPr>
          <w:trHeight w:val="288"/>
        </w:trPr>
        <w:tc>
          <w:tcPr>
            <w:tcW w:w="1350" w:type="dxa"/>
            <w:vMerge/>
            <w:tcBorders>
              <w:top w:val="nil"/>
              <w:left w:val="nil"/>
              <w:bottom w:val="nil"/>
              <w:right w:val="nil"/>
            </w:tcBorders>
            <w:shd w:val="clear" w:color="auto" w:fill="auto"/>
            <w:hideMark/>
          </w:tcPr>
          <w:p w14:paraId="2FF33CE1"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2173629A" w14:textId="77777777" w:rsidR="00660C8E" w:rsidRPr="0072149C" w:rsidRDefault="00660C8E" w:rsidP="00212D8D">
            <w:pPr>
              <w:jc w:val="both"/>
              <w:rPr>
                <w:color w:val="000000"/>
                <w:sz w:val="22"/>
                <w:szCs w:val="22"/>
              </w:rPr>
            </w:pPr>
            <w:r w:rsidRPr="0072149C">
              <w:rPr>
                <w:color w:val="000000"/>
                <w:sz w:val="22"/>
                <w:szCs w:val="22"/>
              </w:rPr>
              <w:t>BF</w:t>
            </w:r>
            <w:r w:rsidRPr="0072149C">
              <w:rPr>
                <w:color w:val="000000"/>
                <w:sz w:val="22"/>
                <w:szCs w:val="22"/>
                <w:vertAlign w:val="subscript"/>
              </w:rPr>
              <w:t>10</w:t>
            </w:r>
            <w:r w:rsidRPr="0072149C">
              <w:rPr>
                <w:color w:val="000000"/>
              </w:rPr>
              <w:t xml:space="preserve"> = 0.15</w:t>
            </w:r>
          </w:p>
        </w:tc>
        <w:tc>
          <w:tcPr>
            <w:tcW w:w="1582" w:type="dxa"/>
            <w:tcBorders>
              <w:top w:val="nil"/>
              <w:left w:val="nil"/>
              <w:bottom w:val="nil"/>
              <w:right w:val="nil"/>
            </w:tcBorders>
            <w:shd w:val="clear" w:color="auto" w:fill="auto"/>
            <w:vAlign w:val="center"/>
            <w:hideMark/>
          </w:tcPr>
          <w:p w14:paraId="629A5FC5" w14:textId="77777777" w:rsidR="00660C8E" w:rsidRPr="0072149C" w:rsidRDefault="00660C8E" w:rsidP="00212D8D">
            <w:pPr>
              <w:rPr>
                <w:color w:val="000000"/>
                <w:sz w:val="22"/>
                <w:szCs w:val="22"/>
                <w:u w:val="single"/>
              </w:rPr>
            </w:pPr>
            <w:r w:rsidRPr="0072149C">
              <w:rPr>
                <w:color w:val="000000"/>
                <w:sz w:val="22"/>
                <w:szCs w:val="22"/>
                <w:u w:val="single"/>
              </w:rPr>
              <w:t>BF</w:t>
            </w:r>
            <w:r w:rsidRPr="0072149C">
              <w:rPr>
                <w:color w:val="000000"/>
                <w:sz w:val="22"/>
                <w:szCs w:val="22"/>
                <w:u w:val="single"/>
                <w:vertAlign w:val="subscript"/>
              </w:rPr>
              <w:t>10</w:t>
            </w:r>
            <w:r w:rsidRPr="0072149C">
              <w:rPr>
                <w:color w:val="000000"/>
                <w:u w:val="single"/>
              </w:rPr>
              <w:t>= 265.67</w:t>
            </w:r>
          </w:p>
        </w:tc>
        <w:tc>
          <w:tcPr>
            <w:tcW w:w="1388" w:type="dxa"/>
            <w:tcBorders>
              <w:top w:val="nil"/>
              <w:left w:val="nil"/>
              <w:bottom w:val="nil"/>
              <w:right w:val="nil"/>
            </w:tcBorders>
            <w:shd w:val="clear" w:color="auto" w:fill="auto"/>
            <w:vAlign w:val="center"/>
            <w:hideMark/>
          </w:tcPr>
          <w:p w14:paraId="575900C0" w14:textId="77777777" w:rsidR="00660C8E" w:rsidRPr="00A46D76" w:rsidRDefault="00660C8E" w:rsidP="00212D8D">
            <w:pPr>
              <w:jc w:val="both"/>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0.30</w:t>
            </w:r>
          </w:p>
        </w:tc>
        <w:tc>
          <w:tcPr>
            <w:tcW w:w="1350" w:type="dxa"/>
            <w:tcBorders>
              <w:top w:val="nil"/>
              <w:left w:val="nil"/>
              <w:bottom w:val="nil"/>
              <w:right w:val="nil"/>
            </w:tcBorders>
            <w:shd w:val="clear" w:color="auto" w:fill="auto"/>
            <w:vAlign w:val="center"/>
            <w:hideMark/>
          </w:tcPr>
          <w:p w14:paraId="0C7EAD14"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0.22</w:t>
            </w:r>
          </w:p>
        </w:tc>
        <w:tc>
          <w:tcPr>
            <w:tcW w:w="1670" w:type="dxa"/>
            <w:tcBorders>
              <w:top w:val="nil"/>
              <w:left w:val="nil"/>
              <w:bottom w:val="nil"/>
              <w:right w:val="nil"/>
            </w:tcBorders>
            <w:shd w:val="clear" w:color="auto" w:fill="auto"/>
            <w:vAlign w:val="center"/>
            <w:hideMark/>
          </w:tcPr>
          <w:p w14:paraId="72C29E3F"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0.71</w:t>
            </w:r>
          </w:p>
        </w:tc>
        <w:tc>
          <w:tcPr>
            <w:tcW w:w="1300" w:type="dxa"/>
            <w:tcBorders>
              <w:top w:val="nil"/>
              <w:left w:val="nil"/>
              <w:bottom w:val="nil"/>
              <w:right w:val="nil"/>
            </w:tcBorders>
            <w:shd w:val="clear" w:color="auto" w:fill="auto"/>
            <w:vAlign w:val="center"/>
            <w:hideMark/>
          </w:tcPr>
          <w:p w14:paraId="2F3DC9C1"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0.35</w:t>
            </w:r>
          </w:p>
        </w:tc>
      </w:tr>
      <w:tr w:rsidR="00660C8E" w:rsidRPr="0072149C" w14:paraId="4ECBBC15" w14:textId="77777777" w:rsidTr="00212D8D">
        <w:trPr>
          <w:trHeight w:val="288"/>
        </w:trPr>
        <w:tc>
          <w:tcPr>
            <w:tcW w:w="1350" w:type="dxa"/>
            <w:vMerge w:val="restart"/>
            <w:tcBorders>
              <w:top w:val="nil"/>
              <w:left w:val="nil"/>
              <w:bottom w:val="nil"/>
              <w:right w:val="nil"/>
            </w:tcBorders>
            <w:shd w:val="clear" w:color="auto" w:fill="auto"/>
            <w:hideMark/>
          </w:tcPr>
          <w:p w14:paraId="5564A844" w14:textId="77777777" w:rsidR="00660C8E" w:rsidRPr="0072149C" w:rsidRDefault="00660C8E" w:rsidP="00212D8D">
            <w:pPr>
              <w:rPr>
                <w:b/>
                <w:bCs/>
                <w:color w:val="000000"/>
              </w:rPr>
            </w:pPr>
            <w:r w:rsidRPr="0072149C">
              <w:rPr>
                <w:b/>
                <w:bCs/>
                <w:color w:val="000000"/>
              </w:rPr>
              <w:t>MT Time Slope (-)</w:t>
            </w:r>
          </w:p>
        </w:tc>
        <w:tc>
          <w:tcPr>
            <w:tcW w:w="1440" w:type="dxa"/>
            <w:tcBorders>
              <w:top w:val="nil"/>
              <w:left w:val="nil"/>
              <w:bottom w:val="nil"/>
              <w:right w:val="nil"/>
            </w:tcBorders>
            <w:shd w:val="clear" w:color="auto" w:fill="auto"/>
            <w:vAlign w:val="center"/>
            <w:hideMark/>
          </w:tcPr>
          <w:p w14:paraId="11980CDA" w14:textId="77777777" w:rsidR="00660C8E" w:rsidRPr="0072149C" w:rsidRDefault="00660C8E" w:rsidP="00212D8D">
            <w:pPr>
              <w:jc w:val="both"/>
              <w:rPr>
                <w:i/>
                <w:iCs/>
                <w:color w:val="000000"/>
              </w:rPr>
            </w:pPr>
            <w:r w:rsidRPr="0072149C">
              <w:rPr>
                <w:i/>
                <w:iCs/>
                <w:color w:val="000000"/>
              </w:rPr>
              <w:t xml:space="preserve">r = - </w:t>
            </w:r>
            <w:r w:rsidRPr="0072149C">
              <w:rPr>
                <w:color w:val="000000"/>
              </w:rPr>
              <w:t>0.20</w:t>
            </w:r>
          </w:p>
        </w:tc>
        <w:tc>
          <w:tcPr>
            <w:tcW w:w="1582" w:type="dxa"/>
            <w:tcBorders>
              <w:top w:val="nil"/>
              <w:left w:val="nil"/>
              <w:bottom w:val="nil"/>
              <w:right w:val="nil"/>
            </w:tcBorders>
            <w:shd w:val="clear" w:color="auto" w:fill="auto"/>
            <w:vAlign w:val="center"/>
            <w:hideMark/>
          </w:tcPr>
          <w:p w14:paraId="1131BA00" w14:textId="77777777" w:rsidR="00660C8E" w:rsidRPr="0072149C" w:rsidRDefault="00660C8E" w:rsidP="00212D8D">
            <w:pPr>
              <w:rPr>
                <w:i/>
                <w:iCs/>
                <w:color w:val="000000"/>
              </w:rPr>
            </w:pPr>
            <w:r w:rsidRPr="0072149C">
              <w:rPr>
                <w:i/>
                <w:iCs/>
                <w:color w:val="000000"/>
              </w:rPr>
              <w:t xml:space="preserve">r = - </w:t>
            </w:r>
            <w:r w:rsidRPr="0072149C">
              <w:rPr>
                <w:color w:val="000000"/>
              </w:rPr>
              <w:t>0.10</w:t>
            </w:r>
          </w:p>
        </w:tc>
        <w:tc>
          <w:tcPr>
            <w:tcW w:w="1388" w:type="dxa"/>
            <w:tcBorders>
              <w:top w:val="nil"/>
              <w:left w:val="nil"/>
              <w:bottom w:val="nil"/>
              <w:right w:val="nil"/>
            </w:tcBorders>
            <w:shd w:val="clear" w:color="auto" w:fill="auto"/>
            <w:vAlign w:val="center"/>
            <w:hideMark/>
          </w:tcPr>
          <w:p w14:paraId="3BB94B52" w14:textId="77777777" w:rsidR="00660C8E" w:rsidRPr="0072149C" w:rsidRDefault="00660C8E" w:rsidP="00212D8D">
            <w:pPr>
              <w:jc w:val="both"/>
              <w:rPr>
                <w:i/>
                <w:iCs/>
                <w:color w:val="000000"/>
              </w:rPr>
            </w:pPr>
            <w:r w:rsidRPr="0072149C">
              <w:rPr>
                <w:i/>
                <w:iCs/>
                <w:color w:val="000000"/>
              </w:rPr>
              <w:t xml:space="preserve">r = </w:t>
            </w:r>
            <w:r w:rsidRPr="0072149C">
              <w:rPr>
                <w:color w:val="000000"/>
              </w:rPr>
              <w:t>-0.16</w:t>
            </w:r>
          </w:p>
        </w:tc>
        <w:tc>
          <w:tcPr>
            <w:tcW w:w="1350" w:type="dxa"/>
            <w:tcBorders>
              <w:top w:val="nil"/>
              <w:left w:val="nil"/>
              <w:bottom w:val="nil"/>
              <w:right w:val="nil"/>
            </w:tcBorders>
            <w:shd w:val="clear" w:color="auto" w:fill="auto"/>
            <w:vAlign w:val="center"/>
            <w:hideMark/>
          </w:tcPr>
          <w:p w14:paraId="4E8B60E7" w14:textId="77777777" w:rsidR="00660C8E" w:rsidRPr="0072149C" w:rsidRDefault="00660C8E" w:rsidP="00212D8D">
            <w:pPr>
              <w:rPr>
                <w:i/>
                <w:iCs/>
                <w:color w:val="000000"/>
              </w:rPr>
            </w:pPr>
            <w:r w:rsidRPr="0072149C">
              <w:rPr>
                <w:i/>
                <w:iCs/>
                <w:color w:val="000000"/>
              </w:rPr>
              <w:t xml:space="preserve">r = - </w:t>
            </w:r>
            <w:r w:rsidRPr="0072149C">
              <w:rPr>
                <w:color w:val="000000"/>
              </w:rPr>
              <w:t>0.04</w:t>
            </w:r>
          </w:p>
        </w:tc>
        <w:tc>
          <w:tcPr>
            <w:tcW w:w="1670" w:type="dxa"/>
            <w:tcBorders>
              <w:top w:val="nil"/>
              <w:left w:val="nil"/>
              <w:bottom w:val="nil"/>
              <w:right w:val="nil"/>
            </w:tcBorders>
            <w:shd w:val="clear" w:color="auto" w:fill="auto"/>
            <w:vAlign w:val="center"/>
            <w:hideMark/>
          </w:tcPr>
          <w:p w14:paraId="54116F22" w14:textId="77777777" w:rsidR="00660C8E" w:rsidRPr="0072149C" w:rsidRDefault="00660C8E" w:rsidP="00212D8D">
            <w:pPr>
              <w:rPr>
                <w:i/>
                <w:iCs/>
                <w:color w:val="000000"/>
              </w:rPr>
            </w:pPr>
            <w:r w:rsidRPr="0072149C">
              <w:rPr>
                <w:i/>
                <w:iCs/>
                <w:color w:val="000000"/>
              </w:rPr>
              <w:t>r = -0.05</w:t>
            </w:r>
          </w:p>
        </w:tc>
        <w:tc>
          <w:tcPr>
            <w:tcW w:w="1300" w:type="dxa"/>
            <w:tcBorders>
              <w:top w:val="nil"/>
              <w:left w:val="nil"/>
              <w:bottom w:val="nil"/>
              <w:right w:val="nil"/>
            </w:tcBorders>
            <w:shd w:val="clear" w:color="auto" w:fill="auto"/>
            <w:vAlign w:val="center"/>
            <w:hideMark/>
          </w:tcPr>
          <w:p w14:paraId="3BE156CD" w14:textId="77777777" w:rsidR="00660C8E" w:rsidRPr="0072149C" w:rsidRDefault="00660C8E" w:rsidP="00212D8D">
            <w:pPr>
              <w:rPr>
                <w:i/>
                <w:iCs/>
                <w:color w:val="000000"/>
              </w:rPr>
            </w:pPr>
            <w:r w:rsidRPr="0072149C">
              <w:rPr>
                <w:i/>
                <w:iCs/>
                <w:color w:val="000000"/>
              </w:rPr>
              <w:t xml:space="preserve">r = </w:t>
            </w:r>
            <w:r w:rsidRPr="0072149C">
              <w:rPr>
                <w:color w:val="000000"/>
              </w:rPr>
              <w:t>0.09</w:t>
            </w:r>
          </w:p>
        </w:tc>
      </w:tr>
      <w:tr w:rsidR="00660C8E" w:rsidRPr="0072149C" w14:paraId="26382C3B" w14:textId="77777777" w:rsidTr="00212D8D">
        <w:trPr>
          <w:trHeight w:val="288"/>
        </w:trPr>
        <w:tc>
          <w:tcPr>
            <w:tcW w:w="1350" w:type="dxa"/>
            <w:vMerge/>
            <w:tcBorders>
              <w:top w:val="nil"/>
              <w:left w:val="nil"/>
              <w:bottom w:val="nil"/>
              <w:right w:val="nil"/>
            </w:tcBorders>
            <w:shd w:val="clear" w:color="auto" w:fill="auto"/>
            <w:hideMark/>
          </w:tcPr>
          <w:p w14:paraId="78FB41A6"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5A127D35" w14:textId="77777777" w:rsidR="00660C8E" w:rsidRPr="0072149C" w:rsidRDefault="00660C8E" w:rsidP="00212D8D">
            <w:pPr>
              <w:jc w:val="both"/>
              <w:rPr>
                <w:i/>
                <w:iCs/>
                <w:color w:val="000000"/>
              </w:rPr>
            </w:pPr>
            <w:r w:rsidRPr="0072149C">
              <w:rPr>
                <w:i/>
                <w:iCs/>
                <w:color w:val="000000"/>
              </w:rPr>
              <w:t>p =</w:t>
            </w:r>
            <w:r w:rsidRPr="0072149C">
              <w:rPr>
                <w:color w:val="000000"/>
              </w:rPr>
              <w:t xml:space="preserve"> 0.09</w:t>
            </w:r>
          </w:p>
        </w:tc>
        <w:tc>
          <w:tcPr>
            <w:tcW w:w="1582" w:type="dxa"/>
            <w:tcBorders>
              <w:top w:val="nil"/>
              <w:left w:val="nil"/>
              <w:bottom w:val="nil"/>
              <w:right w:val="nil"/>
            </w:tcBorders>
            <w:shd w:val="clear" w:color="auto" w:fill="auto"/>
            <w:vAlign w:val="center"/>
            <w:hideMark/>
          </w:tcPr>
          <w:p w14:paraId="125A367E" w14:textId="77777777" w:rsidR="00660C8E" w:rsidRPr="0072149C" w:rsidRDefault="00660C8E" w:rsidP="00212D8D">
            <w:pPr>
              <w:rPr>
                <w:i/>
                <w:iCs/>
                <w:color w:val="000000"/>
              </w:rPr>
            </w:pPr>
            <w:r w:rsidRPr="0072149C">
              <w:rPr>
                <w:i/>
                <w:iCs/>
                <w:color w:val="000000"/>
              </w:rPr>
              <w:t>p =</w:t>
            </w:r>
            <w:r w:rsidRPr="0072149C">
              <w:rPr>
                <w:color w:val="000000"/>
              </w:rPr>
              <w:t xml:space="preserve"> 0.35</w:t>
            </w:r>
          </w:p>
        </w:tc>
        <w:tc>
          <w:tcPr>
            <w:tcW w:w="1388" w:type="dxa"/>
            <w:tcBorders>
              <w:top w:val="nil"/>
              <w:left w:val="nil"/>
              <w:bottom w:val="nil"/>
              <w:right w:val="nil"/>
            </w:tcBorders>
            <w:shd w:val="clear" w:color="auto" w:fill="auto"/>
            <w:vAlign w:val="center"/>
            <w:hideMark/>
          </w:tcPr>
          <w:p w14:paraId="29E94A41" w14:textId="77777777" w:rsidR="00660C8E" w:rsidRPr="0072149C" w:rsidRDefault="00660C8E" w:rsidP="00212D8D">
            <w:pPr>
              <w:jc w:val="both"/>
              <w:rPr>
                <w:i/>
                <w:iCs/>
                <w:color w:val="000000"/>
              </w:rPr>
            </w:pPr>
            <w:r w:rsidRPr="0072149C">
              <w:rPr>
                <w:i/>
                <w:iCs/>
                <w:color w:val="000000"/>
              </w:rPr>
              <w:t>p =</w:t>
            </w:r>
            <w:r w:rsidRPr="0072149C">
              <w:rPr>
                <w:color w:val="000000"/>
              </w:rPr>
              <w:t xml:space="preserve"> 0.22</w:t>
            </w:r>
          </w:p>
        </w:tc>
        <w:tc>
          <w:tcPr>
            <w:tcW w:w="1350" w:type="dxa"/>
            <w:tcBorders>
              <w:top w:val="nil"/>
              <w:left w:val="nil"/>
              <w:bottom w:val="nil"/>
              <w:right w:val="nil"/>
            </w:tcBorders>
            <w:shd w:val="clear" w:color="auto" w:fill="auto"/>
            <w:vAlign w:val="center"/>
            <w:hideMark/>
          </w:tcPr>
          <w:p w14:paraId="75D26837" w14:textId="77777777" w:rsidR="00660C8E" w:rsidRPr="0072149C" w:rsidRDefault="00660C8E" w:rsidP="00212D8D">
            <w:pPr>
              <w:rPr>
                <w:i/>
                <w:iCs/>
                <w:color w:val="000000"/>
              </w:rPr>
            </w:pPr>
            <w:r w:rsidRPr="0072149C">
              <w:rPr>
                <w:i/>
                <w:iCs/>
                <w:color w:val="000000"/>
              </w:rPr>
              <w:t>p =</w:t>
            </w:r>
            <w:r w:rsidRPr="0072149C">
              <w:rPr>
                <w:color w:val="000000"/>
              </w:rPr>
              <w:t xml:space="preserve"> 0.99</w:t>
            </w:r>
          </w:p>
        </w:tc>
        <w:tc>
          <w:tcPr>
            <w:tcW w:w="1670" w:type="dxa"/>
            <w:tcBorders>
              <w:top w:val="nil"/>
              <w:left w:val="nil"/>
              <w:bottom w:val="nil"/>
              <w:right w:val="nil"/>
            </w:tcBorders>
            <w:shd w:val="clear" w:color="auto" w:fill="auto"/>
            <w:vAlign w:val="center"/>
            <w:hideMark/>
          </w:tcPr>
          <w:p w14:paraId="23F5068F" w14:textId="77777777" w:rsidR="00660C8E" w:rsidRPr="0072149C" w:rsidRDefault="00660C8E" w:rsidP="00212D8D">
            <w:pPr>
              <w:rPr>
                <w:i/>
                <w:iCs/>
                <w:color w:val="000000"/>
              </w:rPr>
            </w:pPr>
            <w:r w:rsidRPr="0072149C">
              <w:rPr>
                <w:i/>
                <w:iCs/>
                <w:color w:val="000000"/>
              </w:rPr>
              <w:t xml:space="preserve">p </w:t>
            </w:r>
            <w:r w:rsidRPr="0072149C">
              <w:rPr>
                <w:color w:val="000000"/>
              </w:rPr>
              <w:t>= 0.42</w:t>
            </w:r>
          </w:p>
        </w:tc>
        <w:tc>
          <w:tcPr>
            <w:tcW w:w="1300" w:type="dxa"/>
            <w:tcBorders>
              <w:top w:val="nil"/>
              <w:left w:val="nil"/>
              <w:bottom w:val="nil"/>
              <w:right w:val="nil"/>
            </w:tcBorders>
            <w:shd w:val="clear" w:color="auto" w:fill="auto"/>
            <w:vAlign w:val="center"/>
            <w:hideMark/>
          </w:tcPr>
          <w:p w14:paraId="0A096A1A" w14:textId="77777777" w:rsidR="00660C8E" w:rsidRPr="0072149C" w:rsidRDefault="00660C8E" w:rsidP="00212D8D">
            <w:pPr>
              <w:rPr>
                <w:i/>
                <w:iCs/>
                <w:color w:val="000000"/>
              </w:rPr>
            </w:pPr>
            <w:r w:rsidRPr="0072149C">
              <w:rPr>
                <w:i/>
                <w:iCs/>
                <w:color w:val="000000"/>
              </w:rPr>
              <w:t xml:space="preserve">p = </w:t>
            </w:r>
            <w:r w:rsidRPr="0072149C">
              <w:rPr>
                <w:color w:val="000000"/>
              </w:rPr>
              <w:t>0.66</w:t>
            </w:r>
          </w:p>
        </w:tc>
      </w:tr>
      <w:tr w:rsidR="00660C8E" w:rsidRPr="0072149C" w14:paraId="408DE562" w14:textId="77777777" w:rsidTr="00212D8D">
        <w:trPr>
          <w:trHeight w:val="288"/>
        </w:trPr>
        <w:tc>
          <w:tcPr>
            <w:tcW w:w="1350" w:type="dxa"/>
            <w:vMerge/>
            <w:tcBorders>
              <w:top w:val="nil"/>
              <w:left w:val="nil"/>
              <w:bottom w:val="nil"/>
              <w:right w:val="nil"/>
            </w:tcBorders>
            <w:shd w:val="clear" w:color="auto" w:fill="auto"/>
            <w:hideMark/>
          </w:tcPr>
          <w:p w14:paraId="5405A388"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775F78E9" w14:textId="77777777" w:rsidR="00660C8E" w:rsidRPr="0072149C" w:rsidRDefault="00660C8E" w:rsidP="00212D8D">
            <w:pPr>
              <w:jc w:val="both"/>
              <w:rPr>
                <w:color w:val="000000"/>
                <w:sz w:val="22"/>
                <w:szCs w:val="22"/>
              </w:rPr>
            </w:pPr>
            <w:r w:rsidRPr="0072149C">
              <w:rPr>
                <w:color w:val="000000"/>
                <w:sz w:val="22"/>
                <w:szCs w:val="22"/>
              </w:rPr>
              <w:t>BF</w:t>
            </w:r>
            <w:r w:rsidRPr="0072149C">
              <w:rPr>
                <w:color w:val="000000"/>
                <w:sz w:val="22"/>
                <w:szCs w:val="22"/>
                <w:vertAlign w:val="subscript"/>
              </w:rPr>
              <w:t xml:space="preserve">10 </w:t>
            </w:r>
            <w:r w:rsidRPr="0072149C">
              <w:rPr>
                <w:color w:val="000000"/>
              </w:rPr>
              <w:t>= 0.79</w:t>
            </w:r>
          </w:p>
        </w:tc>
        <w:tc>
          <w:tcPr>
            <w:tcW w:w="1582" w:type="dxa"/>
            <w:tcBorders>
              <w:top w:val="nil"/>
              <w:left w:val="nil"/>
              <w:bottom w:val="nil"/>
              <w:right w:val="nil"/>
            </w:tcBorders>
            <w:shd w:val="clear" w:color="auto" w:fill="auto"/>
            <w:vAlign w:val="center"/>
            <w:hideMark/>
          </w:tcPr>
          <w:p w14:paraId="24AE810D"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0.35</w:t>
            </w:r>
          </w:p>
        </w:tc>
        <w:tc>
          <w:tcPr>
            <w:tcW w:w="1388" w:type="dxa"/>
            <w:tcBorders>
              <w:top w:val="nil"/>
              <w:left w:val="nil"/>
              <w:bottom w:val="nil"/>
              <w:right w:val="nil"/>
            </w:tcBorders>
            <w:shd w:val="clear" w:color="auto" w:fill="auto"/>
            <w:vAlign w:val="center"/>
            <w:hideMark/>
          </w:tcPr>
          <w:p w14:paraId="559993AE" w14:textId="77777777" w:rsidR="00660C8E" w:rsidRPr="00A46D76" w:rsidRDefault="00660C8E" w:rsidP="00212D8D">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Pr="00A46D76">
              <w:rPr>
                <w:color w:val="000000"/>
              </w:rPr>
              <w:t>= 0.49</w:t>
            </w:r>
          </w:p>
        </w:tc>
        <w:tc>
          <w:tcPr>
            <w:tcW w:w="1350" w:type="dxa"/>
            <w:tcBorders>
              <w:top w:val="nil"/>
              <w:left w:val="nil"/>
              <w:bottom w:val="nil"/>
              <w:right w:val="nil"/>
            </w:tcBorders>
            <w:shd w:val="clear" w:color="auto" w:fill="auto"/>
            <w:vAlign w:val="center"/>
            <w:hideMark/>
          </w:tcPr>
          <w:p w14:paraId="7FC370BE"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0.22</w:t>
            </w:r>
          </w:p>
        </w:tc>
        <w:tc>
          <w:tcPr>
            <w:tcW w:w="1670" w:type="dxa"/>
            <w:tcBorders>
              <w:top w:val="nil"/>
              <w:left w:val="nil"/>
              <w:bottom w:val="nil"/>
              <w:right w:val="nil"/>
            </w:tcBorders>
            <w:shd w:val="clear" w:color="auto" w:fill="auto"/>
            <w:vAlign w:val="center"/>
            <w:hideMark/>
          </w:tcPr>
          <w:p w14:paraId="07C936DE"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0.30</w:t>
            </w:r>
          </w:p>
        </w:tc>
        <w:tc>
          <w:tcPr>
            <w:tcW w:w="1300" w:type="dxa"/>
            <w:tcBorders>
              <w:top w:val="nil"/>
              <w:left w:val="nil"/>
              <w:bottom w:val="nil"/>
              <w:right w:val="nil"/>
            </w:tcBorders>
            <w:shd w:val="clear" w:color="auto" w:fill="auto"/>
            <w:vAlign w:val="center"/>
            <w:hideMark/>
          </w:tcPr>
          <w:p w14:paraId="4D4A9047"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0.18</w:t>
            </w:r>
          </w:p>
        </w:tc>
      </w:tr>
      <w:tr w:rsidR="00660C8E" w:rsidRPr="0072149C" w14:paraId="73145537" w14:textId="77777777" w:rsidTr="00212D8D">
        <w:trPr>
          <w:trHeight w:val="288"/>
        </w:trPr>
        <w:tc>
          <w:tcPr>
            <w:tcW w:w="1350" w:type="dxa"/>
            <w:vMerge w:val="restart"/>
            <w:tcBorders>
              <w:top w:val="nil"/>
              <w:left w:val="nil"/>
              <w:bottom w:val="nil"/>
              <w:right w:val="nil"/>
            </w:tcBorders>
            <w:shd w:val="clear" w:color="auto" w:fill="auto"/>
            <w:hideMark/>
          </w:tcPr>
          <w:p w14:paraId="1EA5C888" w14:textId="77777777" w:rsidR="00660C8E" w:rsidRPr="0072149C" w:rsidRDefault="00660C8E" w:rsidP="00212D8D">
            <w:pPr>
              <w:rPr>
                <w:b/>
                <w:bCs/>
                <w:color w:val="000000"/>
              </w:rPr>
            </w:pPr>
            <w:r w:rsidRPr="0072149C">
              <w:rPr>
                <w:b/>
                <w:bCs/>
                <w:color w:val="000000"/>
              </w:rPr>
              <w:lastRenderedPageBreak/>
              <w:t>MT Error Slope (-)</w:t>
            </w:r>
          </w:p>
        </w:tc>
        <w:tc>
          <w:tcPr>
            <w:tcW w:w="1440" w:type="dxa"/>
            <w:tcBorders>
              <w:top w:val="nil"/>
              <w:left w:val="nil"/>
              <w:bottom w:val="nil"/>
              <w:right w:val="nil"/>
            </w:tcBorders>
            <w:shd w:val="clear" w:color="auto" w:fill="auto"/>
            <w:vAlign w:val="center"/>
            <w:hideMark/>
          </w:tcPr>
          <w:p w14:paraId="590ABA68" w14:textId="77777777" w:rsidR="00660C8E" w:rsidRPr="0072149C" w:rsidRDefault="00660C8E" w:rsidP="00212D8D">
            <w:pPr>
              <w:jc w:val="both"/>
              <w:rPr>
                <w:i/>
                <w:iCs/>
                <w:color w:val="000000"/>
              </w:rPr>
            </w:pPr>
            <w:r w:rsidRPr="0072149C">
              <w:rPr>
                <w:i/>
                <w:iCs/>
                <w:color w:val="000000"/>
              </w:rPr>
              <w:t xml:space="preserve">r = - </w:t>
            </w:r>
            <w:r w:rsidRPr="0072149C">
              <w:rPr>
                <w:color w:val="000000"/>
              </w:rPr>
              <w:t>0.22</w:t>
            </w:r>
          </w:p>
        </w:tc>
        <w:tc>
          <w:tcPr>
            <w:tcW w:w="1582" w:type="dxa"/>
            <w:tcBorders>
              <w:top w:val="nil"/>
              <w:left w:val="nil"/>
              <w:bottom w:val="nil"/>
              <w:right w:val="nil"/>
            </w:tcBorders>
            <w:shd w:val="clear" w:color="auto" w:fill="auto"/>
            <w:vAlign w:val="center"/>
            <w:hideMark/>
          </w:tcPr>
          <w:p w14:paraId="0B9E200B" w14:textId="77777777" w:rsidR="00660C8E" w:rsidRPr="0072149C" w:rsidRDefault="00660C8E" w:rsidP="00212D8D">
            <w:pPr>
              <w:rPr>
                <w:i/>
                <w:iCs/>
                <w:color w:val="000000"/>
              </w:rPr>
            </w:pPr>
            <w:r w:rsidRPr="0072149C">
              <w:rPr>
                <w:i/>
                <w:iCs/>
                <w:color w:val="000000"/>
              </w:rPr>
              <w:t xml:space="preserve">r = - </w:t>
            </w:r>
            <w:r w:rsidRPr="0072149C">
              <w:rPr>
                <w:color w:val="000000"/>
              </w:rPr>
              <w:t>0.03</w:t>
            </w:r>
          </w:p>
        </w:tc>
        <w:tc>
          <w:tcPr>
            <w:tcW w:w="1388" w:type="dxa"/>
            <w:tcBorders>
              <w:top w:val="nil"/>
              <w:left w:val="nil"/>
              <w:bottom w:val="nil"/>
              <w:right w:val="nil"/>
            </w:tcBorders>
            <w:shd w:val="clear" w:color="auto" w:fill="auto"/>
            <w:vAlign w:val="center"/>
            <w:hideMark/>
          </w:tcPr>
          <w:p w14:paraId="4C400DED" w14:textId="77777777" w:rsidR="00660C8E" w:rsidRPr="0072149C" w:rsidRDefault="00660C8E" w:rsidP="00212D8D">
            <w:pPr>
              <w:jc w:val="both"/>
              <w:rPr>
                <w:i/>
                <w:iCs/>
                <w:color w:val="000000"/>
              </w:rPr>
            </w:pPr>
            <w:r w:rsidRPr="0072149C">
              <w:rPr>
                <w:i/>
                <w:iCs/>
                <w:color w:val="000000"/>
              </w:rPr>
              <w:t xml:space="preserve">r = - </w:t>
            </w:r>
            <w:r w:rsidRPr="0072149C">
              <w:rPr>
                <w:color w:val="000000"/>
              </w:rPr>
              <w:t>0.14</w:t>
            </w:r>
          </w:p>
        </w:tc>
        <w:tc>
          <w:tcPr>
            <w:tcW w:w="1350" w:type="dxa"/>
            <w:tcBorders>
              <w:top w:val="nil"/>
              <w:left w:val="nil"/>
              <w:bottom w:val="nil"/>
              <w:right w:val="nil"/>
            </w:tcBorders>
            <w:shd w:val="clear" w:color="auto" w:fill="auto"/>
            <w:vAlign w:val="center"/>
            <w:hideMark/>
          </w:tcPr>
          <w:p w14:paraId="50632552" w14:textId="77777777" w:rsidR="00660C8E" w:rsidRPr="0072149C" w:rsidRDefault="00660C8E" w:rsidP="00212D8D">
            <w:pPr>
              <w:rPr>
                <w:i/>
                <w:iCs/>
                <w:color w:val="000000"/>
              </w:rPr>
            </w:pPr>
            <w:r w:rsidRPr="0072149C">
              <w:rPr>
                <w:i/>
                <w:iCs/>
                <w:color w:val="000000"/>
              </w:rPr>
              <w:t>r =</w:t>
            </w:r>
            <w:r w:rsidRPr="00A46D76">
              <w:rPr>
                <w:color w:val="000000"/>
              </w:rPr>
              <w:t xml:space="preserve"> -0.27*</w:t>
            </w:r>
          </w:p>
        </w:tc>
        <w:tc>
          <w:tcPr>
            <w:tcW w:w="1670" w:type="dxa"/>
            <w:tcBorders>
              <w:top w:val="nil"/>
              <w:left w:val="nil"/>
              <w:bottom w:val="nil"/>
              <w:right w:val="nil"/>
            </w:tcBorders>
            <w:shd w:val="clear" w:color="auto" w:fill="auto"/>
            <w:vAlign w:val="center"/>
            <w:hideMark/>
          </w:tcPr>
          <w:p w14:paraId="069BAE08" w14:textId="77777777" w:rsidR="00660C8E" w:rsidRPr="0072149C" w:rsidRDefault="00660C8E" w:rsidP="00212D8D">
            <w:pPr>
              <w:rPr>
                <w:i/>
                <w:iCs/>
                <w:color w:val="000000"/>
              </w:rPr>
            </w:pPr>
            <w:r w:rsidRPr="0072149C">
              <w:rPr>
                <w:i/>
                <w:iCs/>
                <w:color w:val="000000"/>
              </w:rPr>
              <w:t xml:space="preserve">r = </w:t>
            </w:r>
            <w:r w:rsidRPr="0072149C">
              <w:rPr>
                <w:color w:val="000000"/>
              </w:rPr>
              <w:t>-0.13</w:t>
            </w:r>
          </w:p>
        </w:tc>
        <w:tc>
          <w:tcPr>
            <w:tcW w:w="1300" w:type="dxa"/>
            <w:tcBorders>
              <w:top w:val="nil"/>
              <w:left w:val="nil"/>
              <w:bottom w:val="nil"/>
              <w:right w:val="nil"/>
            </w:tcBorders>
            <w:shd w:val="clear" w:color="auto" w:fill="auto"/>
            <w:vAlign w:val="center"/>
            <w:hideMark/>
          </w:tcPr>
          <w:p w14:paraId="1D702A52" w14:textId="77777777" w:rsidR="00660C8E" w:rsidRPr="0072149C" w:rsidRDefault="00660C8E" w:rsidP="00212D8D">
            <w:pPr>
              <w:rPr>
                <w:i/>
                <w:iCs/>
                <w:color w:val="000000"/>
              </w:rPr>
            </w:pPr>
            <w:r w:rsidRPr="0072149C">
              <w:rPr>
                <w:i/>
                <w:iCs/>
                <w:color w:val="000000"/>
              </w:rPr>
              <w:t>r = -0.29</w:t>
            </w:r>
          </w:p>
        </w:tc>
      </w:tr>
      <w:tr w:rsidR="00660C8E" w:rsidRPr="0072149C" w14:paraId="020AF074" w14:textId="77777777" w:rsidTr="00212D8D">
        <w:trPr>
          <w:trHeight w:val="288"/>
        </w:trPr>
        <w:tc>
          <w:tcPr>
            <w:tcW w:w="1350" w:type="dxa"/>
            <w:vMerge/>
            <w:tcBorders>
              <w:top w:val="nil"/>
              <w:left w:val="nil"/>
              <w:bottom w:val="nil"/>
              <w:right w:val="nil"/>
            </w:tcBorders>
            <w:shd w:val="clear" w:color="auto" w:fill="auto"/>
            <w:hideMark/>
          </w:tcPr>
          <w:p w14:paraId="6E161F7B"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61C29F4D" w14:textId="77777777" w:rsidR="00660C8E" w:rsidRPr="0072149C" w:rsidRDefault="00660C8E" w:rsidP="00212D8D">
            <w:pPr>
              <w:jc w:val="both"/>
              <w:rPr>
                <w:i/>
                <w:iCs/>
                <w:color w:val="000000"/>
              </w:rPr>
            </w:pPr>
            <w:r w:rsidRPr="0072149C">
              <w:rPr>
                <w:i/>
                <w:iCs/>
                <w:color w:val="000000"/>
              </w:rPr>
              <w:t>p =</w:t>
            </w:r>
            <w:r w:rsidRPr="0072149C">
              <w:rPr>
                <w:color w:val="000000"/>
              </w:rPr>
              <w:t xml:space="preserve"> 0.07</w:t>
            </w:r>
          </w:p>
        </w:tc>
        <w:tc>
          <w:tcPr>
            <w:tcW w:w="1582" w:type="dxa"/>
            <w:tcBorders>
              <w:top w:val="nil"/>
              <w:left w:val="nil"/>
              <w:bottom w:val="nil"/>
              <w:right w:val="nil"/>
            </w:tcBorders>
            <w:shd w:val="clear" w:color="auto" w:fill="auto"/>
            <w:vAlign w:val="center"/>
            <w:hideMark/>
          </w:tcPr>
          <w:p w14:paraId="0266434A" w14:textId="77777777" w:rsidR="00660C8E" w:rsidRPr="0072149C" w:rsidRDefault="00660C8E" w:rsidP="00212D8D">
            <w:pPr>
              <w:rPr>
                <w:i/>
                <w:iCs/>
                <w:color w:val="000000"/>
              </w:rPr>
            </w:pPr>
            <w:r w:rsidRPr="0072149C">
              <w:rPr>
                <w:i/>
                <w:iCs/>
                <w:color w:val="000000"/>
              </w:rPr>
              <w:t xml:space="preserve">p = </w:t>
            </w:r>
            <w:r w:rsidRPr="0072149C">
              <w:rPr>
                <w:color w:val="000000"/>
              </w:rPr>
              <w:t>0.45</w:t>
            </w:r>
          </w:p>
        </w:tc>
        <w:tc>
          <w:tcPr>
            <w:tcW w:w="1388" w:type="dxa"/>
            <w:tcBorders>
              <w:top w:val="nil"/>
              <w:left w:val="nil"/>
              <w:bottom w:val="nil"/>
              <w:right w:val="nil"/>
            </w:tcBorders>
            <w:shd w:val="clear" w:color="auto" w:fill="auto"/>
            <w:vAlign w:val="center"/>
            <w:hideMark/>
          </w:tcPr>
          <w:p w14:paraId="28301A18" w14:textId="77777777" w:rsidR="00660C8E" w:rsidRPr="0072149C" w:rsidRDefault="00660C8E" w:rsidP="00212D8D">
            <w:pPr>
              <w:jc w:val="both"/>
              <w:rPr>
                <w:i/>
                <w:iCs/>
                <w:color w:val="000000"/>
              </w:rPr>
            </w:pPr>
            <w:r w:rsidRPr="0072149C">
              <w:rPr>
                <w:i/>
                <w:iCs/>
                <w:color w:val="000000"/>
              </w:rPr>
              <w:t>p =</w:t>
            </w:r>
            <w:r w:rsidRPr="0072149C">
              <w:rPr>
                <w:color w:val="000000"/>
              </w:rPr>
              <w:t xml:space="preserve"> 0.25</w:t>
            </w:r>
          </w:p>
        </w:tc>
        <w:tc>
          <w:tcPr>
            <w:tcW w:w="1350" w:type="dxa"/>
            <w:tcBorders>
              <w:top w:val="nil"/>
              <w:left w:val="nil"/>
              <w:bottom w:val="nil"/>
              <w:right w:val="nil"/>
            </w:tcBorders>
            <w:shd w:val="clear" w:color="auto" w:fill="auto"/>
            <w:vAlign w:val="center"/>
            <w:hideMark/>
          </w:tcPr>
          <w:p w14:paraId="5865C4A4" w14:textId="77777777" w:rsidR="00660C8E" w:rsidRPr="0072149C" w:rsidRDefault="00660C8E" w:rsidP="00212D8D">
            <w:pPr>
              <w:rPr>
                <w:i/>
                <w:iCs/>
                <w:color w:val="000000"/>
              </w:rPr>
            </w:pPr>
            <w:r w:rsidRPr="0072149C">
              <w:rPr>
                <w:i/>
                <w:iCs/>
                <w:color w:val="000000"/>
              </w:rPr>
              <w:t>p =</w:t>
            </w:r>
            <w:r w:rsidRPr="0072149C">
              <w:rPr>
                <w:color w:val="000000"/>
              </w:rPr>
              <w:t xml:space="preserve"> 0.03</w:t>
            </w:r>
          </w:p>
        </w:tc>
        <w:tc>
          <w:tcPr>
            <w:tcW w:w="1670" w:type="dxa"/>
            <w:tcBorders>
              <w:top w:val="nil"/>
              <w:left w:val="nil"/>
              <w:bottom w:val="nil"/>
              <w:right w:val="nil"/>
            </w:tcBorders>
            <w:shd w:val="clear" w:color="auto" w:fill="auto"/>
            <w:vAlign w:val="center"/>
            <w:hideMark/>
          </w:tcPr>
          <w:p w14:paraId="5335A1B7" w14:textId="77777777" w:rsidR="00660C8E" w:rsidRPr="0072149C" w:rsidRDefault="00660C8E" w:rsidP="00212D8D">
            <w:pPr>
              <w:rPr>
                <w:i/>
                <w:iCs/>
                <w:color w:val="000000"/>
              </w:rPr>
            </w:pPr>
            <w:r w:rsidRPr="0072149C">
              <w:rPr>
                <w:i/>
                <w:iCs/>
                <w:color w:val="000000"/>
              </w:rPr>
              <w:t xml:space="preserve">p </w:t>
            </w:r>
            <w:r w:rsidRPr="0072149C">
              <w:rPr>
                <w:color w:val="000000"/>
              </w:rPr>
              <w:t>= 0.27</w:t>
            </w:r>
          </w:p>
        </w:tc>
        <w:tc>
          <w:tcPr>
            <w:tcW w:w="1300" w:type="dxa"/>
            <w:tcBorders>
              <w:top w:val="nil"/>
              <w:left w:val="nil"/>
              <w:bottom w:val="nil"/>
              <w:right w:val="nil"/>
            </w:tcBorders>
            <w:shd w:val="clear" w:color="auto" w:fill="auto"/>
            <w:vAlign w:val="center"/>
            <w:hideMark/>
          </w:tcPr>
          <w:p w14:paraId="4B89D706" w14:textId="77777777" w:rsidR="00660C8E" w:rsidRPr="0072149C" w:rsidRDefault="00660C8E" w:rsidP="00212D8D">
            <w:pPr>
              <w:rPr>
                <w:i/>
                <w:iCs/>
                <w:color w:val="000000"/>
              </w:rPr>
            </w:pPr>
            <w:r w:rsidRPr="0072149C">
              <w:rPr>
                <w:i/>
                <w:iCs/>
                <w:color w:val="000000"/>
              </w:rPr>
              <w:t xml:space="preserve">p = </w:t>
            </w:r>
            <w:r w:rsidRPr="0072149C">
              <w:rPr>
                <w:color w:val="000000"/>
              </w:rPr>
              <w:t>0.08</w:t>
            </w:r>
          </w:p>
        </w:tc>
      </w:tr>
      <w:tr w:rsidR="00660C8E" w:rsidRPr="0072149C" w14:paraId="181BFADD" w14:textId="77777777" w:rsidTr="00212D8D">
        <w:trPr>
          <w:trHeight w:val="288"/>
        </w:trPr>
        <w:tc>
          <w:tcPr>
            <w:tcW w:w="1350" w:type="dxa"/>
            <w:vMerge/>
            <w:tcBorders>
              <w:top w:val="nil"/>
              <w:left w:val="nil"/>
              <w:bottom w:val="nil"/>
              <w:right w:val="nil"/>
            </w:tcBorders>
            <w:shd w:val="clear" w:color="auto" w:fill="auto"/>
            <w:hideMark/>
          </w:tcPr>
          <w:p w14:paraId="78B73B7F"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28728189" w14:textId="77777777" w:rsidR="00660C8E" w:rsidRPr="0072149C" w:rsidRDefault="00660C8E" w:rsidP="00212D8D">
            <w:pPr>
              <w:jc w:val="both"/>
              <w:rPr>
                <w:color w:val="000000"/>
                <w:sz w:val="22"/>
                <w:szCs w:val="22"/>
              </w:rPr>
            </w:pPr>
            <w:r w:rsidRPr="0072149C">
              <w:rPr>
                <w:color w:val="000000"/>
                <w:sz w:val="22"/>
                <w:szCs w:val="22"/>
              </w:rPr>
              <w:t>BF</w:t>
            </w:r>
            <w:r w:rsidRPr="0072149C">
              <w:rPr>
                <w:color w:val="000000"/>
                <w:sz w:val="22"/>
                <w:szCs w:val="22"/>
                <w:vertAlign w:val="subscript"/>
              </w:rPr>
              <w:t xml:space="preserve">10 </w:t>
            </w:r>
            <w:r w:rsidRPr="0072149C">
              <w:rPr>
                <w:color w:val="000000"/>
              </w:rPr>
              <w:t>= 0.98</w:t>
            </w:r>
          </w:p>
        </w:tc>
        <w:tc>
          <w:tcPr>
            <w:tcW w:w="1582" w:type="dxa"/>
            <w:tcBorders>
              <w:top w:val="nil"/>
              <w:left w:val="nil"/>
              <w:bottom w:val="nil"/>
              <w:right w:val="nil"/>
            </w:tcBorders>
            <w:shd w:val="clear" w:color="auto" w:fill="auto"/>
            <w:vAlign w:val="center"/>
            <w:hideMark/>
          </w:tcPr>
          <w:p w14:paraId="4BE01BB1"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0.28</w:t>
            </w:r>
          </w:p>
        </w:tc>
        <w:tc>
          <w:tcPr>
            <w:tcW w:w="1388" w:type="dxa"/>
            <w:tcBorders>
              <w:top w:val="nil"/>
              <w:left w:val="nil"/>
              <w:bottom w:val="nil"/>
              <w:right w:val="nil"/>
            </w:tcBorders>
            <w:shd w:val="clear" w:color="auto" w:fill="auto"/>
            <w:vAlign w:val="center"/>
            <w:hideMark/>
          </w:tcPr>
          <w:p w14:paraId="6F93349B" w14:textId="77777777" w:rsidR="00660C8E" w:rsidRPr="00A46D76" w:rsidRDefault="00660C8E" w:rsidP="00212D8D">
            <w:pPr>
              <w:jc w:val="both"/>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0.45</w:t>
            </w:r>
          </w:p>
        </w:tc>
        <w:tc>
          <w:tcPr>
            <w:tcW w:w="1350" w:type="dxa"/>
            <w:tcBorders>
              <w:top w:val="nil"/>
              <w:left w:val="nil"/>
              <w:bottom w:val="nil"/>
              <w:right w:val="nil"/>
            </w:tcBorders>
            <w:shd w:val="clear" w:color="auto" w:fill="auto"/>
            <w:vAlign w:val="center"/>
            <w:hideMark/>
          </w:tcPr>
          <w:p w14:paraId="7D56204E"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1.94</w:t>
            </w:r>
          </w:p>
        </w:tc>
        <w:tc>
          <w:tcPr>
            <w:tcW w:w="1670" w:type="dxa"/>
            <w:tcBorders>
              <w:top w:val="nil"/>
              <w:left w:val="nil"/>
              <w:bottom w:val="nil"/>
              <w:right w:val="nil"/>
            </w:tcBorders>
            <w:shd w:val="clear" w:color="auto" w:fill="auto"/>
            <w:vAlign w:val="center"/>
            <w:hideMark/>
          </w:tcPr>
          <w:p w14:paraId="6C22563B"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0.44</w:t>
            </w:r>
          </w:p>
        </w:tc>
        <w:tc>
          <w:tcPr>
            <w:tcW w:w="1300" w:type="dxa"/>
            <w:tcBorders>
              <w:top w:val="nil"/>
              <w:left w:val="nil"/>
              <w:bottom w:val="nil"/>
              <w:right w:val="nil"/>
            </w:tcBorders>
            <w:shd w:val="clear" w:color="auto" w:fill="auto"/>
            <w:vAlign w:val="center"/>
            <w:hideMark/>
          </w:tcPr>
          <w:p w14:paraId="7C53060C"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1.2</w:t>
            </w:r>
          </w:p>
        </w:tc>
      </w:tr>
      <w:tr w:rsidR="00660C8E" w:rsidRPr="0072149C" w14:paraId="6BA01D19" w14:textId="77777777" w:rsidTr="00212D8D">
        <w:trPr>
          <w:trHeight w:val="288"/>
        </w:trPr>
        <w:tc>
          <w:tcPr>
            <w:tcW w:w="1350" w:type="dxa"/>
            <w:vMerge w:val="restart"/>
            <w:tcBorders>
              <w:top w:val="nil"/>
              <w:left w:val="nil"/>
              <w:bottom w:val="nil"/>
              <w:right w:val="nil"/>
            </w:tcBorders>
            <w:shd w:val="clear" w:color="auto" w:fill="auto"/>
            <w:hideMark/>
          </w:tcPr>
          <w:p w14:paraId="0473B78C" w14:textId="77777777" w:rsidR="00660C8E" w:rsidRPr="0072149C" w:rsidRDefault="00660C8E" w:rsidP="00212D8D">
            <w:pPr>
              <w:rPr>
                <w:b/>
                <w:bCs/>
                <w:color w:val="000000"/>
              </w:rPr>
            </w:pPr>
            <w:r w:rsidRPr="0072149C">
              <w:rPr>
                <w:b/>
                <w:bCs/>
                <w:color w:val="000000"/>
              </w:rPr>
              <w:t>ASL Accuracy (+)</w:t>
            </w:r>
          </w:p>
        </w:tc>
        <w:tc>
          <w:tcPr>
            <w:tcW w:w="1440" w:type="dxa"/>
            <w:tcBorders>
              <w:top w:val="nil"/>
              <w:left w:val="nil"/>
              <w:bottom w:val="nil"/>
              <w:right w:val="nil"/>
            </w:tcBorders>
            <w:shd w:val="clear" w:color="auto" w:fill="auto"/>
            <w:vAlign w:val="center"/>
            <w:hideMark/>
          </w:tcPr>
          <w:p w14:paraId="66551F5E" w14:textId="77777777" w:rsidR="00660C8E" w:rsidRPr="0072149C" w:rsidRDefault="00660C8E" w:rsidP="00212D8D">
            <w:pPr>
              <w:jc w:val="both"/>
              <w:rPr>
                <w:i/>
                <w:iCs/>
                <w:color w:val="000000"/>
                <w:u w:val="single"/>
              </w:rPr>
            </w:pPr>
            <w:r w:rsidRPr="0072149C">
              <w:rPr>
                <w:i/>
                <w:iCs/>
                <w:color w:val="000000"/>
                <w:u w:val="single"/>
              </w:rPr>
              <w:t xml:space="preserve">r = </w:t>
            </w:r>
            <w:r w:rsidRPr="0072149C">
              <w:rPr>
                <w:color w:val="000000"/>
                <w:u w:val="single"/>
              </w:rPr>
              <w:t>0.49***</w:t>
            </w:r>
          </w:p>
        </w:tc>
        <w:tc>
          <w:tcPr>
            <w:tcW w:w="1582" w:type="dxa"/>
            <w:tcBorders>
              <w:top w:val="nil"/>
              <w:left w:val="nil"/>
              <w:bottom w:val="nil"/>
              <w:right w:val="nil"/>
            </w:tcBorders>
            <w:shd w:val="clear" w:color="auto" w:fill="auto"/>
            <w:vAlign w:val="center"/>
            <w:hideMark/>
          </w:tcPr>
          <w:p w14:paraId="6AA14B1D" w14:textId="77777777" w:rsidR="00660C8E" w:rsidRPr="0072149C" w:rsidRDefault="00660C8E" w:rsidP="00212D8D">
            <w:pPr>
              <w:rPr>
                <w:i/>
                <w:iCs/>
                <w:color w:val="000000"/>
              </w:rPr>
            </w:pPr>
            <w:r w:rsidRPr="0072149C">
              <w:rPr>
                <w:i/>
                <w:iCs/>
                <w:color w:val="000000"/>
              </w:rPr>
              <w:t xml:space="preserve">r = </w:t>
            </w:r>
            <w:r w:rsidRPr="0072149C">
              <w:rPr>
                <w:color w:val="000000"/>
              </w:rPr>
              <w:t>0.50*</w:t>
            </w:r>
          </w:p>
        </w:tc>
        <w:tc>
          <w:tcPr>
            <w:tcW w:w="1388" w:type="dxa"/>
            <w:tcBorders>
              <w:top w:val="nil"/>
              <w:left w:val="nil"/>
              <w:bottom w:val="nil"/>
              <w:right w:val="nil"/>
            </w:tcBorders>
            <w:shd w:val="clear" w:color="auto" w:fill="auto"/>
            <w:vAlign w:val="center"/>
            <w:hideMark/>
          </w:tcPr>
          <w:p w14:paraId="48CB7BF0" w14:textId="77777777" w:rsidR="00660C8E" w:rsidRPr="0072149C" w:rsidRDefault="00660C8E" w:rsidP="00212D8D">
            <w:pPr>
              <w:jc w:val="both"/>
              <w:rPr>
                <w:i/>
                <w:iCs/>
                <w:color w:val="000000"/>
              </w:rPr>
            </w:pPr>
            <w:r w:rsidRPr="0072149C">
              <w:rPr>
                <w:i/>
                <w:iCs/>
                <w:color w:val="000000"/>
              </w:rPr>
              <w:t xml:space="preserve">r = </w:t>
            </w:r>
            <w:r w:rsidRPr="0072149C">
              <w:rPr>
                <w:color w:val="000000"/>
              </w:rPr>
              <w:t>0.20</w:t>
            </w:r>
          </w:p>
        </w:tc>
        <w:tc>
          <w:tcPr>
            <w:tcW w:w="1350" w:type="dxa"/>
            <w:tcBorders>
              <w:top w:val="nil"/>
              <w:left w:val="nil"/>
              <w:bottom w:val="nil"/>
              <w:right w:val="nil"/>
            </w:tcBorders>
            <w:shd w:val="clear" w:color="auto" w:fill="auto"/>
            <w:vAlign w:val="center"/>
            <w:hideMark/>
          </w:tcPr>
          <w:p w14:paraId="415E8F50" w14:textId="77777777" w:rsidR="00660C8E" w:rsidRPr="0072149C" w:rsidRDefault="00660C8E" w:rsidP="00212D8D">
            <w:pPr>
              <w:rPr>
                <w:i/>
                <w:iCs/>
                <w:color w:val="000000"/>
              </w:rPr>
            </w:pPr>
            <w:r w:rsidRPr="0072149C">
              <w:rPr>
                <w:i/>
                <w:iCs/>
                <w:color w:val="000000"/>
              </w:rPr>
              <w:t xml:space="preserve">r = </w:t>
            </w:r>
            <w:r w:rsidRPr="0072149C">
              <w:rPr>
                <w:color w:val="000000"/>
              </w:rPr>
              <w:t>0.26</w:t>
            </w:r>
          </w:p>
        </w:tc>
        <w:tc>
          <w:tcPr>
            <w:tcW w:w="1670" w:type="dxa"/>
            <w:tcBorders>
              <w:top w:val="nil"/>
              <w:left w:val="nil"/>
              <w:bottom w:val="nil"/>
              <w:right w:val="nil"/>
            </w:tcBorders>
            <w:shd w:val="clear" w:color="auto" w:fill="auto"/>
            <w:vAlign w:val="center"/>
            <w:hideMark/>
          </w:tcPr>
          <w:p w14:paraId="63ACC3D5" w14:textId="77777777" w:rsidR="00660C8E" w:rsidRPr="0072149C" w:rsidRDefault="00660C8E" w:rsidP="00212D8D">
            <w:pPr>
              <w:rPr>
                <w:i/>
                <w:iCs/>
                <w:color w:val="000000"/>
              </w:rPr>
            </w:pPr>
            <w:r w:rsidRPr="0072149C">
              <w:rPr>
                <w:i/>
                <w:iCs/>
                <w:color w:val="000000"/>
              </w:rPr>
              <w:t xml:space="preserve">r = </w:t>
            </w:r>
            <w:r w:rsidRPr="0072149C">
              <w:rPr>
                <w:color w:val="000000"/>
              </w:rPr>
              <w:t>0.21</w:t>
            </w:r>
          </w:p>
        </w:tc>
        <w:tc>
          <w:tcPr>
            <w:tcW w:w="1300" w:type="dxa"/>
            <w:tcBorders>
              <w:top w:val="nil"/>
              <w:left w:val="nil"/>
              <w:bottom w:val="nil"/>
              <w:right w:val="nil"/>
            </w:tcBorders>
            <w:shd w:val="clear" w:color="auto" w:fill="auto"/>
            <w:vAlign w:val="center"/>
            <w:hideMark/>
          </w:tcPr>
          <w:p w14:paraId="75E19F10" w14:textId="77777777" w:rsidR="00660C8E" w:rsidRPr="0072149C" w:rsidRDefault="00660C8E" w:rsidP="00212D8D">
            <w:pPr>
              <w:rPr>
                <w:i/>
                <w:iCs/>
                <w:color w:val="000000"/>
              </w:rPr>
            </w:pPr>
            <w:r w:rsidRPr="0072149C">
              <w:rPr>
                <w:i/>
                <w:iCs/>
                <w:color w:val="000000"/>
              </w:rPr>
              <w:t xml:space="preserve">r = </w:t>
            </w:r>
            <w:r w:rsidRPr="0072149C">
              <w:rPr>
                <w:color w:val="000000"/>
              </w:rPr>
              <w:t>0.01</w:t>
            </w:r>
          </w:p>
        </w:tc>
      </w:tr>
      <w:tr w:rsidR="00660C8E" w:rsidRPr="0072149C" w14:paraId="5F001573" w14:textId="77777777" w:rsidTr="00212D8D">
        <w:trPr>
          <w:trHeight w:val="288"/>
        </w:trPr>
        <w:tc>
          <w:tcPr>
            <w:tcW w:w="1350" w:type="dxa"/>
            <w:vMerge/>
            <w:tcBorders>
              <w:top w:val="nil"/>
              <w:left w:val="nil"/>
              <w:bottom w:val="nil"/>
              <w:right w:val="nil"/>
            </w:tcBorders>
            <w:shd w:val="clear" w:color="auto" w:fill="auto"/>
            <w:hideMark/>
          </w:tcPr>
          <w:p w14:paraId="788944AF"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451CF079" w14:textId="77777777" w:rsidR="00660C8E" w:rsidRPr="0072149C" w:rsidRDefault="00660C8E" w:rsidP="00212D8D">
            <w:pPr>
              <w:jc w:val="both"/>
              <w:rPr>
                <w:i/>
                <w:iCs/>
                <w:color w:val="000000"/>
                <w:u w:val="single"/>
              </w:rPr>
            </w:pPr>
            <w:r w:rsidRPr="0072149C">
              <w:rPr>
                <w:i/>
                <w:iCs/>
                <w:color w:val="000000"/>
                <w:u w:val="single"/>
              </w:rPr>
              <w:t xml:space="preserve">p </w:t>
            </w:r>
            <w:r w:rsidRPr="0072149C">
              <w:rPr>
                <w:color w:val="000000"/>
                <w:u w:val="single"/>
              </w:rPr>
              <w:t>&lt; 0.001</w:t>
            </w:r>
          </w:p>
        </w:tc>
        <w:tc>
          <w:tcPr>
            <w:tcW w:w="1582" w:type="dxa"/>
            <w:tcBorders>
              <w:top w:val="nil"/>
              <w:left w:val="nil"/>
              <w:bottom w:val="nil"/>
              <w:right w:val="nil"/>
            </w:tcBorders>
            <w:shd w:val="clear" w:color="auto" w:fill="auto"/>
            <w:vAlign w:val="center"/>
            <w:hideMark/>
          </w:tcPr>
          <w:p w14:paraId="02423863" w14:textId="77777777" w:rsidR="00660C8E" w:rsidRPr="0072149C" w:rsidRDefault="00660C8E" w:rsidP="00212D8D">
            <w:pPr>
              <w:rPr>
                <w:i/>
                <w:iCs/>
                <w:color w:val="000000"/>
              </w:rPr>
            </w:pPr>
            <w:r w:rsidRPr="0072149C">
              <w:rPr>
                <w:i/>
                <w:iCs/>
                <w:color w:val="000000"/>
              </w:rPr>
              <w:t xml:space="preserve">p </w:t>
            </w:r>
            <w:r w:rsidRPr="0072149C">
              <w:rPr>
                <w:color w:val="000000"/>
              </w:rPr>
              <w:t>= 0.03</w:t>
            </w:r>
          </w:p>
        </w:tc>
        <w:tc>
          <w:tcPr>
            <w:tcW w:w="1388" w:type="dxa"/>
            <w:tcBorders>
              <w:top w:val="nil"/>
              <w:left w:val="nil"/>
              <w:bottom w:val="nil"/>
              <w:right w:val="nil"/>
            </w:tcBorders>
            <w:shd w:val="clear" w:color="auto" w:fill="auto"/>
            <w:vAlign w:val="center"/>
            <w:hideMark/>
          </w:tcPr>
          <w:p w14:paraId="4179ED0E" w14:textId="77777777" w:rsidR="00660C8E" w:rsidRPr="0072149C" w:rsidRDefault="00660C8E" w:rsidP="00212D8D">
            <w:pPr>
              <w:jc w:val="both"/>
              <w:rPr>
                <w:i/>
                <w:iCs/>
                <w:color w:val="000000"/>
              </w:rPr>
            </w:pPr>
            <w:r w:rsidRPr="0072149C">
              <w:rPr>
                <w:i/>
                <w:iCs/>
                <w:color w:val="000000"/>
              </w:rPr>
              <w:t>p =</w:t>
            </w:r>
            <w:r w:rsidRPr="0072149C">
              <w:rPr>
                <w:color w:val="000000"/>
              </w:rPr>
              <w:t xml:space="preserve"> 0.18</w:t>
            </w:r>
          </w:p>
        </w:tc>
        <w:tc>
          <w:tcPr>
            <w:tcW w:w="1350" w:type="dxa"/>
            <w:tcBorders>
              <w:top w:val="nil"/>
              <w:left w:val="nil"/>
              <w:bottom w:val="nil"/>
              <w:right w:val="nil"/>
            </w:tcBorders>
            <w:shd w:val="clear" w:color="auto" w:fill="auto"/>
            <w:vAlign w:val="center"/>
            <w:hideMark/>
          </w:tcPr>
          <w:p w14:paraId="7D8809AD" w14:textId="77777777" w:rsidR="00660C8E" w:rsidRPr="0072149C" w:rsidRDefault="00660C8E" w:rsidP="00212D8D">
            <w:pPr>
              <w:rPr>
                <w:i/>
                <w:iCs/>
                <w:color w:val="000000"/>
              </w:rPr>
            </w:pPr>
            <w:r w:rsidRPr="0072149C">
              <w:rPr>
                <w:i/>
                <w:iCs/>
                <w:color w:val="000000"/>
              </w:rPr>
              <w:t>p =</w:t>
            </w:r>
            <w:r w:rsidRPr="0072149C">
              <w:rPr>
                <w:color w:val="000000"/>
              </w:rPr>
              <w:t xml:space="preserve"> 0.06</w:t>
            </w:r>
          </w:p>
        </w:tc>
        <w:tc>
          <w:tcPr>
            <w:tcW w:w="1670" w:type="dxa"/>
            <w:tcBorders>
              <w:top w:val="nil"/>
              <w:left w:val="nil"/>
              <w:bottom w:val="nil"/>
              <w:right w:val="nil"/>
            </w:tcBorders>
            <w:shd w:val="clear" w:color="auto" w:fill="auto"/>
            <w:vAlign w:val="center"/>
            <w:hideMark/>
          </w:tcPr>
          <w:p w14:paraId="66E82FA6" w14:textId="77777777" w:rsidR="00660C8E" w:rsidRPr="0072149C" w:rsidRDefault="00660C8E" w:rsidP="00212D8D">
            <w:pPr>
              <w:rPr>
                <w:i/>
                <w:iCs/>
                <w:color w:val="000000"/>
              </w:rPr>
            </w:pPr>
            <w:r w:rsidRPr="0072149C">
              <w:rPr>
                <w:i/>
                <w:iCs/>
                <w:color w:val="000000"/>
              </w:rPr>
              <w:t xml:space="preserve">p </w:t>
            </w:r>
            <w:r w:rsidRPr="0072149C">
              <w:rPr>
                <w:color w:val="000000"/>
              </w:rPr>
              <w:t>= 0.23</w:t>
            </w:r>
          </w:p>
        </w:tc>
        <w:tc>
          <w:tcPr>
            <w:tcW w:w="1300" w:type="dxa"/>
            <w:tcBorders>
              <w:top w:val="nil"/>
              <w:left w:val="nil"/>
              <w:bottom w:val="nil"/>
              <w:right w:val="nil"/>
            </w:tcBorders>
            <w:shd w:val="clear" w:color="auto" w:fill="auto"/>
            <w:vAlign w:val="center"/>
            <w:hideMark/>
          </w:tcPr>
          <w:p w14:paraId="7478F29B" w14:textId="77777777" w:rsidR="00660C8E" w:rsidRPr="0072149C" w:rsidRDefault="00660C8E" w:rsidP="00212D8D">
            <w:pPr>
              <w:rPr>
                <w:i/>
                <w:iCs/>
                <w:color w:val="000000"/>
              </w:rPr>
            </w:pPr>
            <w:r w:rsidRPr="0072149C">
              <w:rPr>
                <w:i/>
                <w:iCs/>
                <w:color w:val="000000"/>
              </w:rPr>
              <w:t xml:space="preserve">p = </w:t>
            </w:r>
            <w:r w:rsidRPr="0072149C">
              <w:rPr>
                <w:color w:val="000000"/>
              </w:rPr>
              <w:t>0.49</w:t>
            </w:r>
          </w:p>
        </w:tc>
      </w:tr>
      <w:tr w:rsidR="00660C8E" w:rsidRPr="0072149C" w14:paraId="4FAA2F4B" w14:textId="77777777" w:rsidTr="00212D8D">
        <w:trPr>
          <w:trHeight w:val="288"/>
        </w:trPr>
        <w:tc>
          <w:tcPr>
            <w:tcW w:w="1350" w:type="dxa"/>
            <w:vMerge/>
            <w:tcBorders>
              <w:top w:val="nil"/>
              <w:left w:val="nil"/>
              <w:bottom w:val="nil"/>
              <w:right w:val="nil"/>
            </w:tcBorders>
            <w:shd w:val="clear" w:color="auto" w:fill="auto"/>
            <w:hideMark/>
          </w:tcPr>
          <w:p w14:paraId="2143C169"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3F5F8A73" w14:textId="77777777" w:rsidR="00660C8E" w:rsidRPr="0072149C" w:rsidRDefault="00660C8E" w:rsidP="00212D8D">
            <w:pPr>
              <w:jc w:val="both"/>
              <w:rPr>
                <w:color w:val="000000"/>
                <w:sz w:val="22"/>
                <w:szCs w:val="22"/>
                <w:u w:val="single"/>
              </w:rPr>
            </w:pPr>
            <w:r w:rsidRPr="0072149C">
              <w:rPr>
                <w:color w:val="000000"/>
                <w:sz w:val="22"/>
                <w:szCs w:val="22"/>
                <w:u w:val="single"/>
              </w:rPr>
              <w:t>BF</w:t>
            </w:r>
            <w:r w:rsidRPr="0072149C">
              <w:rPr>
                <w:color w:val="000000"/>
                <w:sz w:val="22"/>
                <w:szCs w:val="22"/>
                <w:u w:val="single"/>
                <w:vertAlign w:val="subscript"/>
              </w:rPr>
              <w:t xml:space="preserve">10 </w:t>
            </w:r>
            <w:r w:rsidRPr="0072149C">
              <w:rPr>
                <w:color w:val="000000"/>
                <w:u w:val="single"/>
              </w:rPr>
              <w:t>= 42.70</w:t>
            </w:r>
          </w:p>
        </w:tc>
        <w:tc>
          <w:tcPr>
            <w:tcW w:w="1582" w:type="dxa"/>
            <w:tcBorders>
              <w:top w:val="nil"/>
              <w:left w:val="nil"/>
              <w:bottom w:val="nil"/>
              <w:right w:val="nil"/>
            </w:tcBorders>
            <w:shd w:val="clear" w:color="auto" w:fill="auto"/>
            <w:vAlign w:val="center"/>
            <w:hideMark/>
          </w:tcPr>
          <w:p w14:paraId="4F4F252F"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3.28</w:t>
            </w:r>
          </w:p>
        </w:tc>
        <w:tc>
          <w:tcPr>
            <w:tcW w:w="1388" w:type="dxa"/>
            <w:tcBorders>
              <w:top w:val="nil"/>
              <w:left w:val="nil"/>
              <w:bottom w:val="nil"/>
              <w:right w:val="nil"/>
            </w:tcBorders>
            <w:shd w:val="clear" w:color="auto" w:fill="auto"/>
            <w:vAlign w:val="center"/>
            <w:hideMark/>
          </w:tcPr>
          <w:p w14:paraId="2A5259E3" w14:textId="77777777" w:rsidR="00660C8E" w:rsidRPr="00A46D76" w:rsidRDefault="00660C8E" w:rsidP="00212D8D">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Pr="00A46D76">
              <w:rPr>
                <w:color w:val="000000"/>
              </w:rPr>
              <w:t>= 0.63</w:t>
            </w:r>
          </w:p>
        </w:tc>
        <w:tc>
          <w:tcPr>
            <w:tcW w:w="1350" w:type="dxa"/>
            <w:tcBorders>
              <w:top w:val="nil"/>
              <w:left w:val="nil"/>
              <w:bottom w:val="nil"/>
              <w:right w:val="nil"/>
            </w:tcBorders>
            <w:shd w:val="clear" w:color="auto" w:fill="auto"/>
            <w:vAlign w:val="center"/>
            <w:hideMark/>
          </w:tcPr>
          <w:p w14:paraId="344F1CD4"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1.26</w:t>
            </w:r>
          </w:p>
        </w:tc>
        <w:tc>
          <w:tcPr>
            <w:tcW w:w="1670" w:type="dxa"/>
            <w:tcBorders>
              <w:top w:val="nil"/>
              <w:left w:val="nil"/>
              <w:bottom w:val="nil"/>
              <w:right w:val="nil"/>
            </w:tcBorders>
            <w:shd w:val="clear" w:color="auto" w:fill="auto"/>
            <w:vAlign w:val="center"/>
            <w:hideMark/>
          </w:tcPr>
          <w:p w14:paraId="5A11AFCE"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0.62</w:t>
            </w:r>
          </w:p>
        </w:tc>
        <w:tc>
          <w:tcPr>
            <w:tcW w:w="1300" w:type="dxa"/>
            <w:tcBorders>
              <w:top w:val="nil"/>
              <w:left w:val="nil"/>
              <w:bottom w:val="nil"/>
              <w:right w:val="nil"/>
            </w:tcBorders>
            <w:shd w:val="clear" w:color="auto" w:fill="auto"/>
            <w:vAlign w:val="center"/>
            <w:hideMark/>
          </w:tcPr>
          <w:p w14:paraId="739253EA"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0.27</w:t>
            </w:r>
          </w:p>
        </w:tc>
      </w:tr>
      <w:tr w:rsidR="00660C8E" w:rsidRPr="0072149C" w14:paraId="1341CA79" w14:textId="77777777" w:rsidTr="00212D8D">
        <w:trPr>
          <w:trHeight w:val="288"/>
        </w:trPr>
        <w:tc>
          <w:tcPr>
            <w:tcW w:w="1350" w:type="dxa"/>
            <w:vMerge w:val="restart"/>
            <w:tcBorders>
              <w:top w:val="nil"/>
              <w:left w:val="nil"/>
              <w:bottom w:val="nil"/>
              <w:right w:val="nil"/>
            </w:tcBorders>
            <w:shd w:val="clear" w:color="auto" w:fill="auto"/>
            <w:hideMark/>
          </w:tcPr>
          <w:p w14:paraId="4EE530AE" w14:textId="77777777" w:rsidR="00660C8E" w:rsidRPr="0072149C" w:rsidRDefault="00660C8E" w:rsidP="00212D8D">
            <w:pPr>
              <w:rPr>
                <w:b/>
                <w:bCs/>
                <w:color w:val="000000"/>
              </w:rPr>
            </w:pPr>
            <w:r w:rsidRPr="0072149C">
              <w:rPr>
                <w:b/>
                <w:bCs/>
                <w:color w:val="000000"/>
              </w:rPr>
              <w:t>VSL Accuracy</w:t>
            </w:r>
          </w:p>
          <w:p w14:paraId="49895448" w14:textId="77777777" w:rsidR="00660C8E" w:rsidRPr="0072149C" w:rsidRDefault="00660C8E" w:rsidP="00212D8D">
            <w:pPr>
              <w:rPr>
                <w:b/>
                <w:bCs/>
                <w:color w:val="000000"/>
              </w:rPr>
            </w:pPr>
            <w:r w:rsidRPr="0072149C">
              <w:rPr>
                <w:b/>
                <w:bCs/>
                <w:color w:val="000000"/>
              </w:rPr>
              <w:t>(+)</w:t>
            </w:r>
          </w:p>
        </w:tc>
        <w:tc>
          <w:tcPr>
            <w:tcW w:w="1440" w:type="dxa"/>
            <w:tcBorders>
              <w:top w:val="nil"/>
              <w:left w:val="nil"/>
              <w:bottom w:val="nil"/>
              <w:right w:val="nil"/>
            </w:tcBorders>
            <w:shd w:val="clear" w:color="auto" w:fill="auto"/>
            <w:vAlign w:val="center"/>
            <w:hideMark/>
          </w:tcPr>
          <w:p w14:paraId="34733C87" w14:textId="77777777" w:rsidR="00660C8E" w:rsidRPr="0072149C" w:rsidRDefault="00660C8E" w:rsidP="00212D8D">
            <w:pPr>
              <w:jc w:val="both"/>
              <w:rPr>
                <w:i/>
                <w:iCs/>
                <w:color w:val="000000"/>
              </w:rPr>
            </w:pPr>
            <w:r w:rsidRPr="0072149C">
              <w:rPr>
                <w:i/>
                <w:iCs/>
                <w:color w:val="000000"/>
              </w:rPr>
              <w:t xml:space="preserve">r </w:t>
            </w:r>
            <w:r w:rsidRPr="0072149C">
              <w:rPr>
                <w:color w:val="000000"/>
              </w:rPr>
              <w:t>= -0.12</w:t>
            </w:r>
          </w:p>
        </w:tc>
        <w:tc>
          <w:tcPr>
            <w:tcW w:w="1582" w:type="dxa"/>
            <w:tcBorders>
              <w:top w:val="nil"/>
              <w:left w:val="nil"/>
              <w:bottom w:val="nil"/>
              <w:right w:val="nil"/>
            </w:tcBorders>
            <w:shd w:val="clear" w:color="auto" w:fill="auto"/>
            <w:vAlign w:val="center"/>
            <w:hideMark/>
          </w:tcPr>
          <w:p w14:paraId="43E5CFE0" w14:textId="77777777" w:rsidR="00660C8E" w:rsidRPr="0072149C" w:rsidRDefault="00660C8E" w:rsidP="00212D8D">
            <w:pPr>
              <w:rPr>
                <w:i/>
                <w:iCs/>
                <w:color w:val="000000"/>
              </w:rPr>
            </w:pPr>
            <w:r w:rsidRPr="0072149C">
              <w:rPr>
                <w:i/>
                <w:iCs/>
                <w:color w:val="000000"/>
              </w:rPr>
              <w:t xml:space="preserve">r = </w:t>
            </w:r>
            <w:r w:rsidRPr="0072149C">
              <w:rPr>
                <w:color w:val="000000"/>
              </w:rPr>
              <w:t>-0.31</w:t>
            </w:r>
          </w:p>
        </w:tc>
        <w:tc>
          <w:tcPr>
            <w:tcW w:w="1388" w:type="dxa"/>
            <w:tcBorders>
              <w:top w:val="nil"/>
              <w:left w:val="nil"/>
              <w:bottom w:val="nil"/>
              <w:right w:val="nil"/>
            </w:tcBorders>
            <w:shd w:val="clear" w:color="auto" w:fill="auto"/>
            <w:vAlign w:val="center"/>
            <w:hideMark/>
          </w:tcPr>
          <w:p w14:paraId="62648D21" w14:textId="77777777" w:rsidR="00660C8E" w:rsidRPr="0072149C" w:rsidRDefault="00660C8E" w:rsidP="00212D8D">
            <w:pPr>
              <w:jc w:val="both"/>
              <w:rPr>
                <w:i/>
                <w:iCs/>
                <w:color w:val="000000"/>
              </w:rPr>
            </w:pPr>
            <w:r w:rsidRPr="0072149C">
              <w:rPr>
                <w:i/>
                <w:iCs/>
                <w:color w:val="000000"/>
              </w:rPr>
              <w:t xml:space="preserve">r = </w:t>
            </w:r>
            <w:r w:rsidRPr="0072149C">
              <w:rPr>
                <w:color w:val="000000"/>
              </w:rPr>
              <w:t>0.08</w:t>
            </w:r>
          </w:p>
        </w:tc>
        <w:tc>
          <w:tcPr>
            <w:tcW w:w="1350" w:type="dxa"/>
            <w:tcBorders>
              <w:top w:val="nil"/>
              <w:left w:val="nil"/>
              <w:bottom w:val="nil"/>
              <w:right w:val="nil"/>
            </w:tcBorders>
            <w:shd w:val="clear" w:color="auto" w:fill="auto"/>
            <w:vAlign w:val="center"/>
            <w:hideMark/>
          </w:tcPr>
          <w:p w14:paraId="46871323" w14:textId="77777777" w:rsidR="00660C8E" w:rsidRPr="0072149C" w:rsidRDefault="00660C8E" w:rsidP="00212D8D">
            <w:pPr>
              <w:rPr>
                <w:i/>
                <w:iCs/>
                <w:color w:val="000000"/>
              </w:rPr>
            </w:pPr>
            <w:r w:rsidRPr="0072149C">
              <w:rPr>
                <w:i/>
                <w:iCs/>
                <w:color w:val="000000"/>
              </w:rPr>
              <w:t xml:space="preserve">r = </w:t>
            </w:r>
            <w:r w:rsidRPr="0072149C">
              <w:rPr>
                <w:color w:val="000000"/>
              </w:rPr>
              <w:t>0.23</w:t>
            </w:r>
          </w:p>
        </w:tc>
        <w:tc>
          <w:tcPr>
            <w:tcW w:w="1670" w:type="dxa"/>
            <w:tcBorders>
              <w:top w:val="nil"/>
              <w:left w:val="nil"/>
              <w:bottom w:val="nil"/>
              <w:right w:val="nil"/>
            </w:tcBorders>
            <w:shd w:val="clear" w:color="auto" w:fill="auto"/>
            <w:vAlign w:val="center"/>
            <w:hideMark/>
          </w:tcPr>
          <w:p w14:paraId="46F611FC" w14:textId="77777777" w:rsidR="00660C8E" w:rsidRPr="0072149C" w:rsidRDefault="00660C8E" w:rsidP="00212D8D">
            <w:pPr>
              <w:rPr>
                <w:i/>
                <w:iCs/>
                <w:color w:val="000000"/>
              </w:rPr>
            </w:pPr>
            <w:r w:rsidRPr="0072149C">
              <w:rPr>
                <w:i/>
                <w:iCs/>
                <w:color w:val="000000"/>
              </w:rPr>
              <w:t xml:space="preserve">r = </w:t>
            </w:r>
            <w:r w:rsidRPr="0072149C">
              <w:rPr>
                <w:color w:val="000000"/>
              </w:rPr>
              <w:t>0.54*</w:t>
            </w:r>
          </w:p>
        </w:tc>
        <w:tc>
          <w:tcPr>
            <w:tcW w:w="1300" w:type="dxa"/>
            <w:tcBorders>
              <w:top w:val="nil"/>
              <w:left w:val="nil"/>
              <w:bottom w:val="nil"/>
              <w:right w:val="nil"/>
            </w:tcBorders>
            <w:shd w:val="clear" w:color="auto" w:fill="auto"/>
            <w:vAlign w:val="center"/>
            <w:hideMark/>
          </w:tcPr>
          <w:p w14:paraId="691CDC71" w14:textId="77777777" w:rsidR="00660C8E" w:rsidRPr="0072149C" w:rsidRDefault="00660C8E" w:rsidP="00212D8D">
            <w:pPr>
              <w:rPr>
                <w:i/>
                <w:iCs/>
                <w:color w:val="000000"/>
              </w:rPr>
            </w:pPr>
            <w:r w:rsidRPr="0072149C">
              <w:rPr>
                <w:i/>
                <w:iCs/>
                <w:color w:val="000000"/>
              </w:rPr>
              <w:t xml:space="preserve">r = </w:t>
            </w:r>
            <w:r w:rsidRPr="0072149C">
              <w:rPr>
                <w:color w:val="000000"/>
              </w:rPr>
              <w:t>0.20</w:t>
            </w:r>
          </w:p>
        </w:tc>
      </w:tr>
      <w:tr w:rsidR="00660C8E" w:rsidRPr="0072149C" w14:paraId="62C46D96" w14:textId="77777777" w:rsidTr="00212D8D">
        <w:trPr>
          <w:trHeight w:val="288"/>
        </w:trPr>
        <w:tc>
          <w:tcPr>
            <w:tcW w:w="1350" w:type="dxa"/>
            <w:vMerge/>
            <w:tcBorders>
              <w:top w:val="nil"/>
              <w:left w:val="nil"/>
              <w:bottom w:val="nil"/>
              <w:right w:val="nil"/>
            </w:tcBorders>
            <w:shd w:val="clear" w:color="auto" w:fill="auto"/>
            <w:hideMark/>
          </w:tcPr>
          <w:p w14:paraId="5E013B41"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704B0866" w14:textId="77777777" w:rsidR="00660C8E" w:rsidRPr="0072149C" w:rsidRDefault="00660C8E" w:rsidP="00212D8D">
            <w:pPr>
              <w:jc w:val="both"/>
              <w:rPr>
                <w:i/>
                <w:iCs/>
                <w:color w:val="000000"/>
              </w:rPr>
            </w:pPr>
            <w:r w:rsidRPr="0072149C">
              <w:rPr>
                <w:i/>
                <w:iCs/>
                <w:color w:val="000000"/>
              </w:rPr>
              <w:t xml:space="preserve">p </w:t>
            </w:r>
            <w:r w:rsidRPr="0072149C">
              <w:rPr>
                <w:color w:val="000000"/>
              </w:rPr>
              <w:t>= 0.76</w:t>
            </w:r>
          </w:p>
        </w:tc>
        <w:tc>
          <w:tcPr>
            <w:tcW w:w="1582" w:type="dxa"/>
            <w:tcBorders>
              <w:top w:val="nil"/>
              <w:left w:val="nil"/>
              <w:bottom w:val="nil"/>
              <w:right w:val="nil"/>
            </w:tcBorders>
            <w:shd w:val="clear" w:color="auto" w:fill="auto"/>
            <w:vAlign w:val="center"/>
            <w:hideMark/>
          </w:tcPr>
          <w:p w14:paraId="098E1E74" w14:textId="77777777" w:rsidR="00660C8E" w:rsidRPr="0072149C" w:rsidRDefault="00660C8E" w:rsidP="00212D8D">
            <w:pPr>
              <w:rPr>
                <w:i/>
                <w:iCs/>
                <w:color w:val="000000"/>
              </w:rPr>
            </w:pPr>
            <w:r w:rsidRPr="0072149C">
              <w:rPr>
                <w:i/>
                <w:iCs/>
                <w:color w:val="000000"/>
              </w:rPr>
              <w:t xml:space="preserve">p </w:t>
            </w:r>
            <w:r w:rsidRPr="0072149C">
              <w:rPr>
                <w:color w:val="000000"/>
              </w:rPr>
              <w:t>= 0.88</w:t>
            </w:r>
          </w:p>
        </w:tc>
        <w:tc>
          <w:tcPr>
            <w:tcW w:w="1388" w:type="dxa"/>
            <w:tcBorders>
              <w:top w:val="nil"/>
              <w:left w:val="nil"/>
              <w:bottom w:val="nil"/>
              <w:right w:val="nil"/>
            </w:tcBorders>
            <w:shd w:val="clear" w:color="auto" w:fill="auto"/>
            <w:vAlign w:val="center"/>
            <w:hideMark/>
          </w:tcPr>
          <w:p w14:paraId="2C33031C" w14:textId="77777777" w:rsidR="00660C8E" w:rsidRPr="0072149C" w:rsidRDefault="00660C8E" w:rsidP="00212D8D">
            <w:pPr>
              <w:jc w:val="both"/>
              <w:rPr>
                <w:i/>
                <w:iCs/>
                <w:color w:val="000000"/>
              </w:rPr>
            </w:pPr>
            <w:r w:rsidRPr="0072149C">
              <w:rPr>
                <w:i/>
                <w:iCs/>
                <w:color w:val="000000"/>
              </w:rPr>
              <w:t>p =</w:t>
            </w:r>
            <w:r w:rsidRPr="0072149C">
              <w:rPr>
                <w:color w:val="000000"/>
              </w:rPr>
              <w:t xml:space="preserve"> 0.35</w:t>
            </w:r>
          </w:p>
        </w:tc>
        <w:tc>
          <w:tcPr>
            <w:tcW w:w="1350" w:type="dxa"/>
            <w:tcBorders>
              <w:top w:val="nil"/>
              <w:left w:val="nil"/>
              <w:bottom w:val="nil"/>
              <w:right w:val="nil"/>
            </w:tcBorders>
            <w:shd w:val="clear" w:color="auto" w:fill="auto"/>
            <w:vAlign w:val="center"/>
            <w:hideMark/>
          </w:tcPr>
          <w:p w14:paraId="3C0B2123" w14:textId="77777777" w:rsidR="00660C8E" w:rsidRPr="0072149C" w:rsidRDefault="00660C8E" w:rsidP="00212D8D">
            <w:pPr>
              <w:rPr>
                <w:i/>
                <w:iCs/>
                <w:color w:val="000000"/>
              </w:rPr>
            </w:pPr>
            <w:r w:rsidRPr="0072149C">
              <w:rPr>
                <w:i/>
                <w:iCs/>
                <w:color w:val="000000"/>
              </w:rPr>
              <w:t>p =</w:t>
            </w:r>
            <w:r w:rsidRPr="0072149C">
              <w:rPr>
                <w:color w:val="000000"/>
              </w:rPr>
              <w:t xml:space="preserve"> 0.08</w:t>
            </w:r>
          </w:p>
        </w:tc>
        <w:tc>
          <w:tcPr>
            <w:tcW w:w="1670" w:type="dxa"/>
            <w:tcBorders>
              <w:top w:val="nil"/>
              <w:left w:val="nil"/>
              <w:bottom w:val="nil"/>
              <w:right w:val="nil"/>
            </w:tcBorders>
            <w:shd w:val="clear" w:color="auto" w:fill="auto"/>
            <w:vAlign w:val="center"/>
            <w:hideMark/>
          </w:tcPr>
          <w:p w14:paraId="12031EFF" w14:textId="77777777" w:rsidR="00660C8E" w:rsidRPr="0072149C" w:rsidRDefault="00660C8E" w:rsidP="00212D8D">
            <w:pPr>
              <w:rPr>
                <w:i/>
                <w:iCs/>
                <w:color w:val="000000"/>
              </w:rPr>
            </w:pPr>
            <w:r w:rsidRPr="0072149C">
              <w:rPr>
                <w:i/>
                <w:iCs/>
                <w:color w:val="000000"/>
              </w:rPr>
              <w:t xml:space="preserve">p </w:t>
            </w:r>
            <w:r w:rsidRPr="0072149C">
              <w:rPr>
                <w:color w:val="000000"/>
              </w:rPr>
              <w:t>= 0.02</w:t>
            </w:r>
          </w:p>
        </w:tc>
        <w:tc>
          <w:tcPr>
            <w:tcW w:w="1300" w:type="dxa"/>
            <w:tcBorders>
              <w:top w:val="nil"/>
              <w:left w:val="nil"/>
              <w:bottom w:val="nil"/>
              <w:right w:val="nil"/>
            </w:tcBorders>
            <w:shd w:val="clear" w:color="auto" w:fill="auto"/>
            <w:vAlign w:val="center"/>
            <w:hideMark/>
          </w:tcPr>
          <w:p w14:paraId="1CC8E9F7" w14:textId="77777777" w:rsidR="00660C8E" w:rsidRPr="0072149C" w:rsidRDefault="00660C8E" w:rsidP="00212D8D">
            <w:pPr>
              <w:rPr>
                <w:i/>
                <w:iCs/>
                <w:color w:val="000000"/>
              </w:rPr>
            </w:pPr>
            <w:r w:rsidRPr="0072149C">
              <w:rPr>
                <w:i/>
                <w:iCs/>
                <w:color w:val="000000"/>
              </w:rPr>
              <w:t xml:space="preserve">p = </w:t>
            </w:r>
            <w:r w:rsidRPr="0072149C">
              <w:rPr>
                <w:color w:val="000000"/>
              </w:rPr>
              <w:t>0.19</w:t>
            </w:r>
          </w:p>
        </w:tc>
      </w:tr>
      <w:tr w:rsidR="00660C8E" w:rsidRPr="0072149C" w14:paraId="46F2BADA" w14:textId="77777777" w:rsidTr="00212D8D">
        <w:trPr>
          <w:trHeight w:val="288"/>
        </w:trPr>
        <w:tc>
          <w:tcPr>
            <w:tcW w:w="1350" w:type="dxa"/>
            <w:vMerge/>
            <w:tcBorders>
              <w:top w:val="nil"/>
              <w:left w:val="nil"/>
              <w:bottom w:val="nil"/>
              <w:right w:val="nil"/>
            </w:tcBorders>
            <w:shd w:val="clear" w:color="auto" w:fill="auto"/>
            <w:hideMark/>
          </w:tcPr>
          <w:p w14:paraId="24AD10ED"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1E6F0A20" w14:textId="77777777" w:rsidR="00660C8E" w:rsidRPr="00A46D76" w:rsidRDefault="00660C8E" w:rsidP="00212D8D">
            <w:pPr>
              <w:jc w:val="both"/>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0.13</w:t>
            </w:r>
          </w:p>
        </w:tc>
        <w:tc>
          <w:tcPr>
            <w:tcW w:w="1582" w:type="dxa"/>
            <w:tcBorders>
              <w:top w:val="nil"/>
              <w:left w:val="nil"/>
              <w:bottom w:val="nil"/>
              <w:right w:val="nil"/>
            </w:tcBorders>
            <w:shd w:val="clear" w:color="auto" w:fill="auto"/>
            <w:vAlign w:val="center"/>
            <w:hideMark/>
          </w:tcPr>
          <w:p w14:paraId="24E41FAE"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0.16</w:t>
            </w:r>
          </w:p>
        </w:tc>
        <w:tc>
          <w:tcPr>
            <w:tcW w:w="1388" w:type="dxa"/>
            <w:tcBorders>
              <w:top w:val="nil"/>
              <w:left w:val="nil"/>
              <w:bottom w:val="nil"/>
              <w:right w:val="nil"/>
            </w:tcBorders>
            <w:shd w:val="clear" w:color="auto" w:fill="auto"/>
            <w:vAlign w:val="center"/>
            <w:hideMark/>
          </w:tcPr>
          <w:p w14:paraId="5EA01693" w14:textId="77777777" w:rsidR="00660C8E" w:rsidRPr="00A46D76" w:rsidRDefault="00660C8E" w:rsidP="00212D8D">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Pr="00A46D76">
              <w:rPr>
                <w:color w:val="000000"/>
              </w:rPr>
              <w:t>= 0.48</w:t>
            </w:r>
          </w:p>
        </w:tc>
        <w:tc>
          <w:tcPr>
            <w:tcW w:w="1350" w:type="dxa"/>
            <w:tcBorders>
              <w:top w:val="nil"/>
              <w:left w:val="nil"/>
              <w:bottom w:val="nil"/>
              <w:right w:val="nil"/>
            </w:tcBorders>
            <w:shd w:val="clear" w:color="auto" w:fill="auto"/>
            <w:vAlign w:val="center"/>
            <w:hideMark/>
          </w:tcPr>
          <w:p w14:paraId="3E8EE05E"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0.93</w:t>
            </w:r>
          </w:p>
        </w:tc>
        <w:tc>
          <w:tcPr>
            <w:tcW w:w="1670" w:type="dxa"/>
            <w:tcBorders>
              <w:top w:val="nil"/>
              <w:left w:val="nil"/>
              <w:bottom w:val="nil"/>
              <w:right w:val="nil"/>
            </w:tcBorders>
            <w:shd w:val="clear" w:color="auto" w:fill="auto"/>
            <w:vAlign w:val="center"/>
            <w:hideMark/>
          </w:tcPr>
          <w:p w14:paraId="0A423D42"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4.96</w:t>
            </w:r>
          </w:p>
        </w:tc>
        <w:tc>
          <w:tcPr>
            <w:tcW w:w="1300" w:type="dxa"/>
            <w:tcBorders>
              <w:top w:val="nil"/>
              <w:left w:val="nil"/>
              <w:bottom w:val="nil"/>
              <w:right w:val="nil"/>
            </w:tcBorders>
            <w:shd w:val="clear" w:color="auto" w:fill="auto"/>
            <w:vAlign w:val="center"/>
            <w:hideMark/>
          </w:tcPr>
          <w:p w14:paraId="2A34CEEA"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0.60</w:t>
            </w:r>
          </w:p>
        </w:tc>
      </w:tr>
      <w:tr w:rsidR="00660C8E" w:rsidRPr="0072149C" w14:paraId="1822A55A" w14:textId="77777777" w:rsidTr="00212D8D">
        <w:trPr>
          <w:trHeight w:val="288"/>
        </w:trPr>
        <w:tc>
          <w:tcPr>
            <w:tcW w:w="1350" w:type="dxa"/>
            <w:vMerge w:val="restart"/>
            <w:tcBorders>
              <w:top w:val="nil"/>
              <w:left w:val="nil"/>
              <w:bottom w:val="nil"/>
              <w:right w:val="nil"/>
            </w:tcBorders>
            <w:shd w:val="clear" w:color="auto" w:fill="auto"/>
            <w:hideMark/>
          </w:tcPr>
          <w:p w14:paraId="68F720D9" w14:textId="77777777" w:rsidR="00660C8E" w:rsidRPr="0072149C" w:rsidRDefault="00660C8E" w:rsidP="00212D8D">
            <w:pPr>
              <w:rPr>
                <w:b/>
                <w:bCs/>
                <w:color w:val="000000"/>
              </w:rPr>
            </w:pPr>
            <w:r w:rsidRPr="0072149C">
              <w:rPr>
                <w:b/>
                <w:bCs/>
                <w:color w:val="000000"/>
              </w:rPr>
              <w:t>ASL RT Slope (-)</w:t>
            </w:r>
          </w:p>
        </w:tc>
        <w:tc>
          <w:tcPr>
            <w:tcW w:w="1440" w:type="dxa"/>
            <w:tcBorders>
              <w:top w:val="nil"/>
              <w:left w:val="nil"/>
              <w:bottom w:val="nil"/>
              <w:right w:val="nil"/>
            </w:tcBorders>
            <w:shd w:val="clear" w:color="auto" w:fill="auto"/>
            <w:vAlign w:val="center"/>
            <w:hideMark/>
          </w:tcPr>
          <w:p w14:paraId="6BB414FF" w14:textId="77777777" w:rsidR="00660C8E" w:rsidRPr="0072149C" w:rsidRDefault="00660C8E" w:rsidP="00212D8D">
            <w:pPr>
              <w:jc w:val="both"/>
              <w:rPr>
                <w:i/>
                <w:iCs/>
                <w:color w:val="000000"/>
              </w:rPr>
            </w:pPr>
            <w:r w:rsidRPr="0072149C">
              <w:rPr>
                <w:i/>
                <w:iCs/>
                <w:color w:val="000000"/>
              </w:rPr>
              <w:t xml:space="preserve">r </w:t>
            </w:r>
            <w:r w:rsidRPr="0072149C">
              <w:rPr>
                <w:color w:val="000000"/>
              </w:rPr>
              <w:t>= 0.08</w:t>
            </w:r>
          </w:p>
        </w:tc>
        <w:tc>
          <w:tcPr>
            <w:tcW w:w="1582" w:type="dxa"/>
            <w:tcBorders>
              <w:top w:val="nil"/>
              <w:left w:val="nil"/>
              <w:bottom w:val="nil"/>
              <w:right w:val="nil"/>
            </w:tcBorders>
            <w:shd w:val="clear" w:color="auto" w:fill="auto"/>
            <w:vAlign w:val="center"/>
            <w:hideMark/>
          </w:tcPr>
          <w:p w14:paraId="7696779D" w14:textId="77777777" w:rsidR="00660C8E" w:rsidRPr="00A46D76" w:rsidRDefault="00660C8E" w:rsidP="00212D8D">
            <w:pPr>
              <w:rPr>
                <w:i/>
                <w:iCs/>
                <w:color w:val="000000"/>
              </w:rPr>
            </w:pPr>
            <w:r w:rsidRPr="00A46D76">
              <w:rPr>
                <w:i/>
                <w:iCs/>
                <w:color w:val="000000"/>
              </w:rPr>
              <w:t xml:space="preserve">r = </w:t>
            </w:r>
            <w:r w:rsidRPr="00A46D76">
              <w:rPr>
                <w:color w:val="000000"/>
              </w:rPr>
              <w:t>-0.26</w:t>
            </w:r>
          </w:p>
        </w:tc>
        <w:tc>
          <w:tcPr>
            <w:tcW w:w="1388" w:type="dxa"/>
            <w:tcBorders>
              <w:top w:val="nil"/>
              <w:left w:val="nil"/>
              <w:bottom w:val="nil"/>
              <w:right w:val="nil"/>
            </w:tcBorders>
            <w:shd w:val="clear" w:color="auto" w:fill="auto"/>
            <w:vAlign w:val="center"/>
            <w:hideMark/>
          </w:tcPr>
          <w:p w14:paraId="0577C158" w14:textId="77777777" w:rsidR="00660C8E" w:rsidRPr="00A46D76" w:rsidRDefault="00660C8E" w:rsidP="00212D8D">
            <w:pPr>
              <w:jc w:val="both"/>
              <w:rPr>
                <w:i/>
                <w:iCs/>
                <w:color w:val="000000"/>
              </w:rPr>
            </w:pPr>
            <w:r w:rsidRPr="00A46D76">
              <w:rPr>
                <w:i/>
                <w:iCs/>
                <w:color w:val="000000"/>
              </w:rPr>
              <w:t xml:space="preserve">r = </w:t>
            </w:r>
            <w:r w:rsidRPr="00A46D76">
              <w:rPr>
                <w:color w:val="000000"/>
              </w:rPr>
              <w:t>0.05</w:t>
            </w:r>
          </w:p>
        </w:tc>
        <w:tc>
          <w:tcPr>
            <w:tcW w:w="1350" w:type="dxa"/>
            <w:tcBorders>
              <w:top w:val="nil"/>
              <w:left w:val="nil"/>
              <w:bottom w:val="nil"/>
              <w:right w:val="nil"/>
            </w:tcBorders>
            <w:shd w:val="clear" w:color="auto" w:fill="auto"/>
            <w:vAlign w:val="center"/>
            <w:hideMark/>
          </w:tcPr>
          <w:p w14:paraId="5E40F175" w14:textId="77777777" w:rsidR="00660C8E" w:rsidRPr="00A46D76" w:rsidRDefault="00660C8E" w:rsidP="00212D8D">
            <w:pPr>
              <w:rPr>
                <w:i/>
                <w:iCs/>
                <w:color w:val="000000"/>
              </w:rPr>
            </w:pPr>
            <w:r w:rsidRPr="00A46D76">
              <w:rPr>
                <w:i/>
                <w:iCs/>
                <w:color w:val="000000"/>
              </w:rPr>
              <w:t xml:space="preserve">r = </w:t>
            </w:r>
            <w:r w:rsidRPr="00A46D76">
              <w:rPr>
                <w:color w:val="000000"/>
              </w:rPr>
              <w:t>-0.06</w:t>
            </w:r>
          </w:p>
        </w:tc>
        <w:tc>
          <w:tcPr>
            <w:tcW w:w="1670" w:type="dxa"/>
            <w:tcBorders>
              <w:top w:val="nil"/>
              <w:left w:val="nil"/>
              <w:bottom w:val="nil"/>
              <w:right w:val="nil"/>
            </w:tcBorders>
            <w:shd w:val="clear" w:color="auto" w:fill="auto"/>
            <w:vAlign w:val="center"/>
            <w:hideMark/>
          </w:tcPr>
          <w:p w14:paraId="7C7C00F3" w14:textId="77777777" w:rsidR="00660C8E" w:rsidRPr="00A46D76" w:rsidRDefault="00660C8E" w:rsidP="00212D8D">
            <w:pPr>
              <w:rPr>
                <w:i/>
                <w:iCs/>
                <w:color w:val="000000"/>
              </w:rPr>
            </w:pPr>
            <w:r w:rsidRPr="00A46D76">
              <w:rPr>
                <w:i/>
                <w:iCs/>
                <w:color w:val="000000"/>
              </w:rPr>
              <w:t xml:space="preserve">r = </w:t>
            </w:r>
            <w:r w:rsidRPr="00A46D76">
              <w:rPr>
                <w:color w:val="000000"/>
              </w:rPr>
              <w:t>-0.32</w:t>
            </w:r>
          </w:p>
        </w:tc>
        <w:tc>
          <w:tcPr>
            <w:tcW w:w="1300" w:type="dxa"/>
            <w:tcBorders>
              <w:top w:val="nil"/>
              <w:left w:val="nil"/>
              <w:bottom w:val="nil"/>
              <w:right w:val="nil"/>
            </w:tcBorders>
            <w:shd w:val="clear" w:color="auto" w:fill="auto"/>
            <w:vAlign w:val="center"/>
            <w:hideMark/>
          </w:tcPr>
          <w:p w14:paraId="3C3D5640" w14:textId="77777777" w:rsidR="00660C8E" w:rsidRPr="00A46D76" w:rsidRDefault="00660C8E" w:rsidP="00212D8D">
            <w:pPr>
              <w:rPr>
                <w:i/>
                <w:iCs/>
                <w:color w:val="000000"/>
              </w:rPr>
            </w:pPr>
            <w:r w:rsidRPr="00A46D76">
              <w:rPr>
                <w:i/>
                <w:iCs/>
                <w:color w:val="000000"/>
              </w:rPr>
              <w:t xml:space="preserve">r = </w:t>
            </w:r>
            <w:r w:rsidRPr="00A46D76">
              <w:rPr>
                <w:color w:val="000000"/>
              </w:rPr>
              <w:t>-0.02</w:t>
            </w:r>
          </w:p>
        </w:tc>
      </w:tr>
      <w:tr w:rsidR="00660C8E" w:rsidRPr="0072149C" w14:paraId="391CBF35" w14:textId="77777777" w:rsidTr="00212D8D">
        <w:trPr>
          <w:trHeight w:val="288"/>
        </w:trPr>
        <w:tc>
          <w:tcPr>
            <w:tcW w:w="1350" w:type="dxa"/>
            <w:vMerge/>
            <w:tcBorders>
              <w:top w:val="nil"/>
              <w:left w:val="nil"/>
              <w:bottom w:val="nil"/>
              <w:right w:val="nil"/>
            </w:tcBorders>
            <w:shd w:val="clear" w:color="auto" w:fill="auto"/>
            <w:hideMark/>
          </w:tcPr>
          <w:p w14:paraId="042E27D8"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79BB3B25" w14:textId="77777777" w:rsidR="00660C8E" w:rsidRPr="0072149C" w:rsidRDefault="00660C8E" w:rsidP="00212D8D">
            <w:pPr>
              <w:jc w:val="both"/>
              <w:rPr>
                <w:i/>
                <w:iCs/>
                <w:color w:val="000000"/>
              </w:rPr>
            </w:pPr>
            <w:r w:rsidRPr="0072149C">
              <w:rPr>
                <w:i/>
                <w:iCs/>
                <w:color w:val="000000"/>
              </w:rPr>
              <w:t xml:space="preserve">p </w:t>
            </w:r>
            <w:r w:rsidRPr="0072149C">
              <w:rPr>
                <w:color w:val="000000"/>
              </w:rPr>
              <w:t>= 0.67</w:t>
            </w:r>
          </w:p>
        </w:tc>
        <w:tc>
          <w:tcPr>
            <w:tcW w:w="1582" w:type="dxa"/>
            <w:tcBorders>
              <w:top w:val="nil"/>
              <w:left w:val="nil"/>
              <w:bottom w:val="nil"/>
              <w:right w:val="nil"/>
            </w:tcBorders>
            <w:shd w:val="clear" w:color="auto" w:fill="auto"/>
            <w:vAlign w:val="center"/>
            <w:hideMark/>
          </w:tcPr>
          <w:p w14:paraId="1ED8E4B1" w14:textId="77777777" w:rsidR="00660C8E" w:rsidRPr="00A46D76" w:rsidRDefault="00660C8E" w:rsidP="00212D8D">
            <w:pPr>
              <w:rPr>
                <w:i/>
                <w:iCs/>
                <w:color w:val="000000"/>
              </w:rPr>
            </w:pPr>
            <w:r w:rsidRPr="00A46D76">
              <w:rPr>
                <w:i/>
                <w:iCs/>
                <w:color w:val="000000"/>
              </w:rPr>
              <w:t xml:space="preserve">p </w:t>
            </w:r>
            <w:r w:rsidRPr="00A46D76">
              <w:rPr>
                <w:color w:val="000000"/>
              </w:rPr>
              <w:t>= 0.18</w:t>
            </w:r>
          </w:p>
        </w:tc>
        <w:tc>
          <w:tcPr>
            <w:tcW w:w="1388" w:type="dxa"/>
            <w:tcBorders>
              <w:top w:val="nil"/>
              <w:left w:val="nil"/>
              <w:bottom w:val="nil"/>
              <w:right w:val="nil"/>
            </w:tcBorders>
            <w:shd w:val="clear" w:color="auto" w:fill="auto"/>
            <w:vAlign w:val="center"/>
            <w:hideMark/>
          </w:tcPr>
          <w:p w14:paraId="01CA23A9" w14:textId="77777777" w:rsidR="00660C8E" w:rsidRPr="00A46D76" w:rsidRDefault="00660C8E" w:rsidP="00212D8D">
            <w:pPr>
              <w:jc w:val="both"/>
              <w:rPr>
                <w:i/>
                <w:iCs/>
                <w:color w:val="000000"/>
              </w:rPr>
            </w:pPr>
            <w:r w:rsidRPr="00A46D76">
              <w:rPr>
                <w:i/>
                <w:iCs/>
                <w:color w:val="000000"/>
              </w:rPr>
              <w:t xml:space="preserve">p = </w:t>
            </w:r>
            <w:r w:rsidRPr="00A46D76">
              <w:rPr>
                <w:color w:val="000000"/>
              </w:rPr>
              <w:t>0.59</w:t>
            </w:r>
          </w:p>
        </w:tc>
        <w:tc>
          <w:tcPr>
            <w:tcW w:w="1350" w:type="dxa"/>
            <w:tcBorders>
              <w:top w:val="nil"/>
              <w:left w:val="nil"/>
              <w:bottom w:val="nil"/>
              <w:right w:val="nil"/>
            </w:tcBorders>
            <w:shd w:val="clear" w:color="auto" w:fill="auto"/>
            <w:vAlign w:val="center"/>
            <w:hideMark/>
          </w:tcPr>
          <w:p w14:paraId="42C6B734" w14:textId="77777777" w:rsidR="00660C8E" w:rsidRPr="00A46D76" w:rsidRDefault="00660C8E" w:rsidP="00212D8D">
            <w:pPr>
              <w:rPr>
                <w:i/>
                <w:iCs/>
                <w:color w:val="000000"/>
              </w:rPr>
            </w:pPr>
            <w:r w:rsidRPr="00A46D76">
              <w:rPr>
                <w:i/>
                <w:iCs/>
                <w:color w:val="000000"/>
              </w:rPr>
              <w:t>p =</w:t>
            </w:r>
            <w:r w:rsidRPr="00A46D76">
              <w:rPr>
                <w:color w:val="000000"/>
              </w:rPr>
              <w:t xml:space="preserve"> 0.36</w:t>
            </w:r>
          </w:p>
        </w:tc>
        <w:tc>
          <w:tcPr>
            <w:tcW w:w="1670" w:type="dxa"/>
            <w:tcBorders>
              <w:top w:val="nil"/>
              <w:left w:val="nil"/>
              <w:bottom w:val="nil"/>
              <w:right w:val="nil"/>
            </w:tcBorders>
            <w:shd w:val="clear" w:color="auto" w:fill="auto"/>
            <w:vAlign w:val="center"/>
            <w:hideMark/>
          </w:tcPr>
          <w:p w14:paraId="5C6F1132" w14:textId="77777777" w:rsidR="00660C8E" w:rsidRPr="00A46D76" w:rsidRDefault="00660C8E" w:rsidP="00212D8D">
            <w:pPr>
              <w:rPr>
                <w:i/>
                <w:iCs/>
                <w:color w:val="000000"/>
              </w:rPr>
            </w:pPr>
            <w:r w:rsidRPr="00A46D76">
              <w:rPr>
                <w:i/>
                <w:iCs/>
                <w:color w:val="000000"/>
              </w:rPr>
              <w:t xml:space="preserve">p </w:t>
            </w:r>
            <w:r w:rsidRPr="00A46D76">
              <w:rPr>
                <w:color w:val="000000"/>
              </w:rPr>
              <w:t>= 0.13</w:t>
            </w:r>
          </w:p>
        </w:tc>
        <w:tc>
          <w:tcPr>
            <w:tcW w:w="1300" w:type="dxa"/>
            <w:tcBorders>
              <w:top w:val="nil"/>
              <w:left w:val="nil"/>
              <w:bottom w:val="nil"/>
              <w:right w:val="nil"/>
            </w:tcBorders>
            <w:shd w:val="clear" w:color="auto" w:fill="auto"/>
            <w:vAlign w:val="center"/>
            <w:hideMark/>
          </w:tcPr>
          <w:p w14:paraId="2BF38AB3" w14:textId="77777777" w:rsidR="00660C8E" w:rsidRPr="00A46D76" w:rsidRDefault="00660C8E" w:rsidP="00212D8D">
            <w:pPr>
              <w:rPr>
                <w:i/>
                <w:iCs/>
                <w:color w:val="000000"/>
              </w:rPr>
            </w:pPr>
            <w:r w:rsidRPr="00A46D76">
              <w:rPr>
                <w:i/>
                <w:iCs/>
                <w:color w:val="000000"/>
              </w:rPr>
              <w:t xml:space="preserve">p = </w:t>
            </w:r>
            <w:r w:rsidRPr="00A46D76">
              <w:rPr>
                <w:color w:val="000000"/>
              </w:rPr>
              <w:t>0.46</w:t>
            </w:r>
          </w:p>
        </w:tc>
      </w:tr>
      <w:tr w:rsidR="00660C8E" w:rsidRPr="0072149C" w14:paraId="110A924C" w14:textId="77777777" w:rsidTr="00212D8D">
        <w:trPr>
          <w:trHeight w:val="288"/>
        </w:trPr>
        <w:tc>
          <w:tcPr>
            <w:tcW w:w="1350" w:type="dxa"/>
            <w:vMerge/>
            <w:tcBorders>
              <w:top w:val="nil"/>
              <w:left w:val="nil"/>
              <w:bottom w:val="nil"/>
              <w:right w:val="nil"/>
            </w:tcBorders>
            <w:shd w:val="clear" w:color="auto" w:fill="auto"/>
            <w:hideMark/>
          </w:tcPr>
          <w:p w14:paraId="1EE0275A"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18526C08" w14:textId="77777777" w:rsidR="00660C8E" w:rsidRPr="00A46D76" w:rsidRDefault="00660C8E" w:rsidP="00212D8D">
            <w:pPr>
              <w:jc w:val="both"/>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0.15</w:t>
            </w:r>
          </w:p>
        </w:tc>
        <w:tc>
          <w:tcPr>
            <w:tcW w:w="1582" w:type="dxa"/>
            <w:tcBorders>
              <w:top w:val="nil"/>
              <w:left w:val="nil"/>
              <w:bottom w:val="nil"/>
              <w:right w:val="nil"/>
            </w:tcBorders>
            <w:shd w:val="clear" w:color="auto" w:fill="auto"/>
            <w:vAlign w:val="center"/>
            <w:hideMark/>
          </w:tcPr>
          <w:p w14:paraId="2D073B8F"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0.76</w:t>
            </w:r>
          </w:p>
        </w:tc>
        <w:tc>
          <w:tcPr>
            <w:tcW w:w="1388" w:type="dxa"/>
            <w:tcBorders>
              <w:top w:val="nil"/>
              <w:left w:val="nil"/>
              <w:bottom w:val="nil"/>
              <w:right w:val="nil"/>
            </w:tcBorders>
            <w:shd w:val="clear" w:color="auto" w:fill="auto"/>
            <w:vAlign w:val="center"/>
            <w:hideMark/>
          </w:tcPr>
          <w:p w14:paraId="0984AFD3" w14:textId="77777777" w:rsidR="00660C8E" w:rsidRPr="00A46D76" w:rsidRDefault="00660C8E" w:rsidP="00212D8D">
            <w:pPr>
              <w:jc w:val="both"/>
              <w:rPr>
                <w:color w:val="000000"/>
                <w:sz w:val="22"/>
                <w:szCs w:val="22"/>
              </w:rPr>
            </w:pPr>
            <w:r w:rsidRPr="00A46D76">
              <w:rPr>
                <w:color w:val="000000"/>
                <w:sz w:val="22"/>
                <w:szCs w:val="22"/>
              </w:rPr>
              <w:t>BF</w:t>
            </w:r>
            <w:r w:rsidRPr="00A46D76">
              <w:rPr>
                <w:color w:val="000000"/>
                <w:sz w:val="22"/>
                <w:szCs w:val="22"/>
                <w:vertAlign w:val="subscript"/>
              </w:rPr>
              <w:t xml:space="preserve">10 </w:t>
            </w:r>
            <w:r w:rsidRPr="00A46D76">
              <w:rPr>
                <w:color w:val="000000"/>
              </w:rPr>
              <w:t>= 0.22</w:t>
            </w:r>
          </w:p>
        </w:tc>
        <w:tc>
          <w:tcPr>
            <w:tcW w:w="1350" w:type="dxa"/>
            <w:tcBorders>
              <w:top w:val="nil"/>
              <w:left w:val="nil"/>
              <w:bottom w:val="nil"/>
              <w:right w:val="nil"/>
            </w:tcBorders>
            <w:shd w:val="clear" w:color="auto" w:fill="auto"/>
            <w:vAlign w:val="center"/>
            <w:hideMark/>
          </w:tcPr>
          <w:p w14:paraId="4259E115"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0.28</w:t>
            </w:r>
          </w:p>
        </w:tc>
        <w:tc>
          <w:tcPr>
            <w:tcW w:w="1670" w:type="dxa"/>
            <w:tcBorders>
              <w:top w:val="nil"/>
              <w:left w:val="nil"/>
              <w:bottom w:val="nil"/>
              <w:right w:val="nil"/>
            </w:tcBorders>
            <w:shd w:val="clear" w:color="auto" w:fill="auto"/>
            <w:vAlign w:val="center"/>
            <w:hideMark/>
          </w:tcPr>
          <w:p w14:paraId="0D1CBBA6"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1.00</w:t>
            </w:r>
          </w:p>
        </w:tc>
        <w:tc>
          <w:tcPr>
            <w:tcW w:w="1300" w:type="dxa"/>
            <w:tcBorders>
              <w:top w:val="nil"/>
              <w:left w:val="nil"/>
              <w:bottom w:val="nil"/>
              <w:right w:val="nil"/>
            </w:tcBorders>
            <w:shd w:val="clear" w:color="auto" w:fill="auto"/>
            <w:vAlign w:val="center"/>
            <w:hideMark/>
          </w:tcPr>
          <w:p w14:paraId="22577AB1"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0.29</w:t>
            </w:r>
          </w:p>
        </w:tc>
      </w:tr>
      <w:tr w:rsidR="00660C8E" w:rsidRPr="0072149C" w14:paraId="045DAD11" w14:textId="77777777" w:rsidTr="00212D8D">
        <w:trPr>
          <w:trHeight w:val="288"/>
        </w:trPr>
        <w:tc>
          <w:tcPr>
            <w:tcW w:w="1350" w:type="dxa"/>
            <w:vMerge w:val="restart"/>
            <w:tcBorders>
              <w:top w:val="nil"/>
              <w:left w:val="nil"/>
              <w:bottom w:val="single" w:sz="8" w:space="0" w:color="7F7F7F"/>
              <w:right w:val="nil"/>
            </w:tcBorders>
            <w:shd w:val="clear" w:color="auto" w:fill="auto"/>
            <w:hideMark/>
          </w:tcPr>
          <w:p w14:paraId="5D9B37B6" w14:textId="77777777" w:rsidR="00660C8E" w:rsidRPr="0072149C" w:rsidRDefault="00660C8E" w:rsidP="00212D8D">
            <w:pPr>
              <w:rPr>
                <w:b/>
                <w:bCs/>
                <w:color w:val="000000"/>
              </w:rPr>
            </w:pPr>
            <w:r w:rsidRPr="0072149C">
              <w:rPr>
                <w:b/>
                <w:bCs/>
                <w:color w:val="000000"/>
              </w:rPr>
              <w:t>VSL RT Slope (-)</w:t>
            </w:r>
          </w:p>
        </w:tc>
        <w:tc>
          <w:tcPr>
            <w:tcW w:w="1440" w:type="dxa"/>
            <w:tcBorders>
              <w:top w:val="nil"/>
              <w:left w:val="nil"/>
              <w:bottom w:val="nil"/>
              <w:right w:val="nil"/>
            </w:tcBorders>
            <w:shd w:val="clear" w:color="auto" w:fill="auto"/>
            <w:vAlign w:val="center"/>
            <w:hideMark/>
          </w:tcPr>
          <w:p w14:paraId="26B5339C" w14:textId="77777777" w:rsidR="00660C8E" w:rsidRPr="0072149C" w:rsidRDefault="00660C8E" w:rsidP="00212D8D">
            <w:pPr>
              <w:rPr>
                <w:i/>
                <w:iCs/>
                <w:color w:val="000000"/>
              </w:rPr>
            </w:pPr>
            <w:r w:rsidRPr="0072149C">
              <w:rPr>
                <w:i/>
                <w:iCs/>
                <w:color w:val="000000"/>
              </w:rPr>
              <w:t xml:space="preserve">r </w:t>
            </w:r>
            <w:r w:rsidRPr="0072149C">
              <w:rPr>
                <w:color w:val="000000"/>
              </w:rPr>
              <w:t>= 0.17</w:t>
            </w:r>
          </w:p>
        </w:tc>
        <w:tc>
          <w:tcPr>
            <w:tcW w:w="1582" w:type="dxa"/>
            <w:tcBorders>
              <w:top w:val="nil"/>
              <w:left w:val="nil"/>
              <w:bottom w:val="nil"/>
              <w:right w:val="nil"/>
            </w:tcBorders>
            <w:shd w:val="clear" w:color="auto" w:fill="auto"/>
            <w:vAlign w:val="center"/>
            <w:hideMark/>
          </w:tcPr>
          <w:p w14:paraId="1089B021" w14:textId="77777777" w:rsidR="00660C8E" w:rsidRPr="0072149C" w:rsidRDefault="00660C8E" w:rsidP="00212D8D">
            <w:pPr>
              <w:rPr>
                <w:i/>
                <w:iCs/>
                <w:color w:val="000000"/>
              </w:rPr>
            </w:pPr>
            <w:r w:rsidRPr="0072149C">
              <w:rPr>
                <w:i/>
                <w:iCs/>
                <w:color w:val="000000"/>
              </w:rPr>
              <w:t xml:space="preserve">r = </w:t>
            </w:r>
            <w:r w:rsidRPr="0072149C">
              <w:rPr>
                <w:color w:val="000000"/>
              </w:rPr>
              <w:t>-0.31</w:t>
            </w:r>
          </w:p>
        </w:tc>
        <w:tc>
          <w:tcPr>
            <w:tcW w:w="1388" w:type="dxa"/>
            <w:tcBorders>
              <w:top w:val="nil"/>
              <w:left w:val="nil"/>
              <w:bottom w:val="nil"/>
              <w:right w:val="nil"/>
            </w:tcBorders>
            <w:shd w:val="clear" w:color="auto" w:fill="auto"/>
            <w:vAlign w:val="center"/>
            <w:hideMark/>
          </w:tcPr>
          <w:p w14:paraId="0D36AE45" w14:textId="77777777" w:rsidR="00660C8E" w:rsidRPr="0072149C" w:rsidRDefault="00660C8E" w:rsidP="00212D8D">
            <w:pPr>
              <w:rPr>
                <w:i/>
                <w:iCs/>
                <w:color w:val="000000"/>
              </w:rPr>
            </w:pPr>
            <w:r w:rsidRPr="0072149C">
              <w:rPr>
                <w:i/>
                <w:iCs/>
                <w:color w:val="000000"/>
              </w:rPr>
              <w:t xml:space="preserve">r = </w:t>
            </w:r>
            <w:r w:rsidRPr="0072149C">
              <w:rPr>
                <w:color w:val="000000"/>
              </w:rPr>
              <w:t>-0.07</w:t>
            </w:r>
          </w:p>
        </w:tc>
        <w:tc>
          <w:tcPr>
            <w:tcW w:w="1350" w:type="dxa"/>
            <w:tcBorders>
              <w:top w:val="nil"/>
              <w:left w:val="nil"/>
              <w:bottom w:val="nil"/>
              <w:right w:val="nil"/>
            </w:tcBorders>
            <w:shd w:val="clear" w:color="auto" w:fill="auto"/>
            <w:vAlign w:val="center"/>
            <w:hideMark/>
          </w:tcPr>
          <w:p w14:paraId="05C83D19" w14:textId="77777777" w:rsidR="00660C8E" w:rsidRPr="0072149C" w:rsidRDefault="00660C8E" w:rsidP="00212D8D">
            <w:pPr>
              <w:rPr>
                <w:i/>
                <w:iCs/>
                <w:color w:val="000000"/>
              </w:rPr>
            </w:pPr>
            <w:r w:rsidRPr="0072149C">
              <w:rPr>
                <w:i/>
                <w:iCs/>
                <w:color w:val="000000"/>
              </w:rPr>
              <w:t xml:space="preserve">r = </w:t>
            </w:r>
            <w:r w:rsidRPr="0072149C">
              <w:rPr>
                <w:color w:val="000000"/>
              </w:rPr>
              <w:t>-0.11</w:t>
            </w:r>
          </w:p>
        </w:tc>
        <w:tc>
          <w:tcPr>
            <w:tcW w:w="1670" w:type="dxa"/>
            <w:tcBorders>
              <w:top w:val="nil"/>
              <w:left w:val="nil"/>
              <w:bottom w:val="nil"/>
              <w:right w:val="nil"/>
            </w:tcBorders>
            <w:shd w:val="clear" w:color="auto" w:fill="auto"/>
            <w:vAlign w:val="center"/>
            <w:hideMark/>
          </w:tcPr>
          <w:p w14:paraId="6DDCAC1D" w14:textId="77777777" w:rsidR="00660C8E" w:rsidRPr="0072149C" w:rsidRDefault="00660C8E" w:rsidP="00212D8D">
            <w:pPr>
              <w:rPr>
                <w:i/>
                <w:iCs/>
                <w:color w:val="000000"/>
                <w:u w:val="single"/>
              </w:rPr>
            </w:pPr>
            <w:r w:rsidRPr="0072149C">
              <w:rPr>
                <w:i/>
                <w:iCs/>
                <w:color w:val="000000"/>
                <w:u w:val="single"/>
              </w:rPr>
              <w:t xml:space="preserve">r = </w:t>
            </w:r>
            <w:r w:rsidRPr="0072149C">
              <w:rPr>
                <w:color w:val="000000"/>
                <w:u w:val="single"/>
              </w:rPr>
              <w:t>-0.85***</w:t>
            </w:r>
          </w:p>
        </w:tc>
        <w:tc>
          <w:tcPr>
            <w:tcW w:w="1300" w:type="dxa"/>
            <w:tcBorders>
              <w:top w:val="nil"/>
              <w:left w:val="nil"/>
              <w:bottom w:val="nil"/>
              <w:right w:val="nil"/>
            </w:tcBorders>
            <w:shd w:val="clear" w:color="auto" w:fill="auto"/>
            <w:vAlign w:val="center"/>
            <w:hideMark/>
          </w:tcPr>
          <w:p w14:paraId="45C3D20A" w14:textId="77777777" w:rsidR="00660C8E" w:rsidRPr="0072149C" w:rsidRDefault="00660C8E" w:rsidP="00212D8D">
            <w:pPr>
              <w:rPr>
                <w:i/>
                <w:iCs/>
                <w:color w:val="000000"/>
              </w:rPr>
            </w:pPr>
            <w:r w:rsidRPr="0072149C">
              <w:rPr>
                <w:i/>
                <w:iCs/>
                <w:color w:val="000000"/>
              </w:rPr>
              <w:t xml:space="preserve">r = </w:t>
            </w:r>
            <w:r w:rsidRPr="0072149C">
              <w:rPr>
                <w:color w:val="000000"/>
              </w:rPr>
              <w:t>0.14</w:t>
            </w:r>
          </w:p>
        </w:tc>
      </w:tr>
      <w:tr w:rsidR="00660C8E" w:rsidRPr="0072149C" w14:paraId="596091A5" w14:textId="77777777" w:rsidTr="00212D8D">
        <w:trPr>
          <w:trHeight w:val="288"/>
        </w:trPr>
        <w:tc>
          <w:tcPr>
            <w:tcW w:w="1350" w:type="dxa"/>
            <w:vMerge/>
            <w:tcBorders>
              <w:top w:val="nil"/>
              <w:left w:val="nil"/>
              <w:bottom w:val="single" w:sz="8" w:space="0" w:color="7F7F7F"/>
              <w:right w:val="nil"/>
            </w:tcBorders>
            <w:shd w:val="clear" w:color="auto" w:fill="auto"/>
            <w:vAlign w:val="center"/>
            <w:hideMark/>
          </w:tcPr>
          <w:p w14:paraId="18C51A14" w14:textId="77777777" w:rsidR="00660C8E" w:rsidRPr="0072149C" w:rsidRDefault="00660C8E" w:rsidP="00212D8D">
            <w:pPr>
              <w:rPr>
                <w:b/>
                <w:bCs/>
                <w:color w:val="000000"/>
              </w:rPr>
            </w:pPr>
          </w:p>
        </w:tc>
        <w:tc>
          <w:tcPr>
            <w:tcW w:w="1440" w:type="dxa"/>
            <w:tcBorders>
              <w:top w:val="nil"/>
              <w:left w:val="nil"/>
              <w:bottom w:val="nil"/>
              <w:right w:val="nil"/>
            </w:tcBorders>
            <w:shd w:val="clear" w:color="auto" w:fill="auto"/>
            <w:vAlign w:val="center"/>
            <w:hideMark/>
          </w:tcPr>
          <w:p w14:paraId="5C862DE2" w14:textId="77777777" w:rsidR="00660C8E" w:rsidRPr="0072149C" w:rsidRDefault="00660C8E" w:rsidP="00212D8D">
            <w:pPr>
              <w:rPr>
                <w:i/>
                <w:iCs/>
                <w:color w:val="000000"/>
              </w:rPr>
            </w:pPr>
            <w:r w:rsidRPr="0072149C">
              <w:rPr>
                <w:i/>
                <w:iCs/>
                <w:color w:val="000000"/>
              </w:rPr>
              <w:t xml:space="preserve">p </w:t>
            </w:r>
            <w:r w:rsidRPr="0072149C">
              <w:rPr>
                <w:color w:val="000000"/>
              </w:rPr>
              <w:t>= 0.85</w:t>
            </w:r>
          </w:p>
        </w:tc>
        <w:tc>
          <w:tcPr>
            <w:tcW w:w="1582" w:type="dxa"/>
            <w:tcBorders>
              <w:top w:val="nil"/>
              <w:left w:val="nil"/>
              <w:bottom w:val="nil"/>
              <w:right w:val="nil"/>
            </w:tcBorders>
            <w:shd w:val="clear" w:color="auto" w:fill="auto"/>
            <w:vAlign w:val="center"/>
            <w:hideMark/>
          </w:tcPr>
          <w:p w14:paraId="229B0EEB" w14:textId="77777777" w:rsidR="00660C8E" w:rsidRPr="0072149C" w:rsidRDefault="00660C8E" w:rsidP="00212D8D">
            <w:pPr>
              <w:rPr>
                <w:i/>
                <w:iCs/>
                <w:color w:val="000000"/>
              </w:rPr>
            </w:pPr>
            <w:r w:rsidRPr="0072149C">
              <w:rPr>
                <w:i/>
                <w:iCs/>
                <w:color w:val="000000"/>
              </w:rPr>
              <w:t xml:space="preserve">p </w:t>
            </w:r>
            <w:r w:rsidRPr="0072149C">
              <w:rPr>
                <w:color w:val="000000"/>
              </w:rPr>
              <w:t>= 0.12</w:t>
            </w:r>
          </w:p>
        </w:tc>
        <w:tc>
          <w:tcPr>
            <w:tcW w:w="1388" w:type="dxa"/>
            <w:tcBorders>
              <w:top w:val="nil"/>
              <w:left w:val="nil"/>
              <w:bottom w:val="nil"/>
              <w:right w:val="nil"/>
            </w:tcBorders>
            <w:shd w:val="clear" w:color="auto" w:fill="auto"/>
            <w:vAlign w:val="center"/>
            <w:hideMark/>
          </w:tcPr>
          <w:p w14:paraId="319822B7" w14:textId="77777777" w:rsidR="00660C8E" w:rsidRPr="0072149C" w:rsidRDefault="00660C8E" w:rsidP="00212D8D">
            <w:pPr>
              <w:rPr>
                <w:i/>
                <w:iCs/>
                <w:color w:val="000000"/>
              </w:rPr>
            </w:pPr>
            <w:r w:rsidRPr="0072149C">
              <w:rPr>
                <w:i/>
                <w:iCs/>
                <w:color w:val="000000"/>
              </w:rPr>
              <w:t xml:space="preserve">p = </w:t>
            </w:r>
            <w:r w:rsidRPr="0072149C">
              <w:rPr>
                <w:color w:val="000000"/>
              </w:rPr>
              <w:t>0.39</w:t>
            </w:r>
          </w:p>
        </w:tc>
        <w:tc>
          <w:tcPr>
            <w:tcW w:w="1350" w:type="dxa"/>
            <w:tcBorders>
              <w:top w:val="nil"/>
              <w:left w:val="nil"/>
              <w:bottom w:val="nil"/>
              <w:right w:val="nil"/>
            </w:tcBorders>
            <w:shd w:val="clear" w:color="auto" w:fill="auto"/>
            <w:vAlign w:val="center"/>
            <w:hideMark/>
          </w:tcPr>
          <w:p w14:paraId="34789C0D" w14:textId="77777777" w:rsidR="00660C8E" w:rsidRPr="0072149C" w:rsidRDefault="00660C8E" w:rsidP="00212D8D">
            <w:pPr>
              <w:rPr>
                <w:i/>
                <w:iCs/>
                <w:color w:val="000000"/>
              </w:rPr>
            </w:pPr>
            <w:r w:rsidRPr="0072149C">
              <w:rPr>
                <w:i/>
                <w:iCs/>
                <w:color w:val="000000"/>
              </w:rPr>
              <w:t xml:space="preserve">p = </w:t>
            </w:r>
            <w:r w:rsidRPr="0072149C">
              <w:rPr>
                <w:color w:val="000000"/>
              </w:rPr>
              <w:t>0.26</w:t>
            </w:r>
          </w:p>
        </w:tc>
        <w:tc>
          <w:tcPr>
            <w:tcW w:w="1670" w:type="dxa"/>
            <w:tcBorders>
              <w:top w:val="nil"/>
              <w:left w:val="nil"/>
              <w:bottom w:val="nil"/>
              <w:right w:val="nil"/>
            </w:tcBorders>
            <w:shd w:val="clear" w:color="auto" w:fill="auto"/>
            <w:vAlign w:val="center"/>
            <w:hideMark/>
          </w:tcPr>
          <w:p w14:paraId="120762D6" w14:textId="77777777" w:rsidR="00660C8E" w:rsidRPr="0072149C" w:rsidRDefault="00660C8E" w:rsidP="00212D8D">
            <w:pPr>
              <w:rPr>
                <w:i/>
                <w:iCs/>
                <w:color w:val="000000"/>
                <w:u w:val="single"/>
              </w:rPr>
            </w:pPr>
            <w:r w:rsidRPr="0072149C">
              <w:rPr>
                <w:i/>
                <w:iCs/>
                <w:color w:val="000000"/>
                <w:u w:val="single"/>
              </w:rPr>
              <w:t xml:space="preserve">p </w:t>
            </w:r>
            <w:r w:rsidRPr="0072149C">
              <w:rPr>
                <w:color w:val="000000"/>
                <w:u w:val="single"/>
              </w:rPr>
              <w:t>&lt; 0.001</w:t>
            </w:r>
            <w:r w:rsidRPr="0072149C">
              <w:rPr>
                <w:color w:val="000000"/>
              </w:rPr>
              <w:t xml:space="preserve"> </w:t>
            </w:r>
          </w:p>
        </w:tc>
        <w:tc>
          <w:tcPr>
            <w:tcW w:w="1300" w:type="dxa"/>
            <w:tcBorders>
              <w:top w:val="nil"/>
              <w:left w:val="nil"/>
              <w:bottom w:val="nil"/>
              <w:right w:val="nil"/>
            </w:tcBorders>
            <w:shd w:val="clear" w:color="auto" w:fill="auto"/>
            <w:vAlign w:val="center"/>
            <w:hideMark/>
          </w:tcPr>
          <w:p w14:paraId="4067637D" w14:textId="77777777" w:rsidR="00660C8E" w:rsidRPr="0072149C" w:rsidRDefault="00660C8E" w:rsidP="00212D8D">
            <w:pPr>
              <w:rPr>
                <w:i/>
                <w:iCs/>
                <w:color w:val="000000"/>
              </w:rPr>
            </w:pPr>
            <w:r w:rsidRPr="0072149C">
              <w:rPr>
                <w:i/>
                <w:iCs/>
                <w:color w:val="000000"/>
              </w:rPr>
              <w:t xml:space="preserve">p = </w:t>
            </w:r>
            <w:r w:rsidRPr="0072149C">
              <w:rPr>
                <w:color w:val="000000"/>
              </w:rPr>
              <w:t>0.73</w:t>
            </w:r>
          </w:p>
        </w:tc>
      </w:tr>
      <w:tr w:rsidR="00660C8E" w:rsidRPr="0072149C" w14:paraId="53094DC5" w14:textId="77777777" w:rsidTr="00212D8D">
        <w:trPr>
          <w:trHeight w:val="288"/>
        </w:trPr>
        <w:tc>
          <w:tcPr>
            <w:tcW w:w="1350" w:type="dxa"/>
            <w:vMerge/>
            <w:tcBorders>
              <w:top w:val="nil"/>
              <w:left w:val="nil"/>
              <w:bottom w:val="single" w:sz="8" w:space="0" w:color="7F7F7F"/>
              <w:right w:val="nil"/>
            </w:tcBorders>
            <w:shd w:val="clear" w:color="auto" w:fill="auto"/>
            <w:vAlign w:val="center"/>
            <w:hideMark/>
          </w:tcPr>
          <w:p w14:paraId="68C03B9C" w14:textId="77777777" w:rsidR="00660C8E" w:rsidRPr="0072149C" w:rsidRDefault="00660C8E" w:rsidP="00212D8D">
            <w:pPr>
              <w:rPr>
                <w:b/>
                <w:bCs/>
                <w:color w:val="000000"/>
              </w:rPr>
            </w:pPr>
          </w:p>
        </w:tc>
        <w:tc>
          <w:tcPr>
            <w:tcW w:w="1440" w:type="dxa"/>
            <w:tcBorders>
              <w:top w:val="nil"/>
              <w:left w:val="nil"/>
              <w:bottom w:val="single" w:sz="8" w:space="0" w:color="7F7F7F"/>
              <w:right w:val="nil"/>
            </w:tcBorders>
            <w:shd w:val="clear" w:color="auto" w:fill="auto"/>
            <w:vAlign w:val="center"/>
            <w:hideMark/>
          </w:tcPr>
          <w:p w14:paraId="31BBB341"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0.11</w:t>
            </w:r>
          </w:p>
        </w:tc>
        <w:tc>
          <w:tcPr>
            <w:tcW w:w="1582" w:type="dxa"/>
            <w:tcBorders>
              <w:top w:val="nil"/>
              <w:left w:val="nil"/>
              <w:bottom w:val="single" w:sz="8" w:space="0" w:color="7F7F7F"/>
              <w:right w:val="nil"/>
            </w:tcBorders>
            <w:shd w:val="clear" w:color="auto" w:fill="auto"/>
            <w:vAlign w:val="center"/>
            <w:hideMark/>
          </w:tcPr>
          <w:p w14:paraId="08D88774"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10</w:t>
            </w:r>
            <w:r w:rsidRPr="00A46D76">
              <w:rPr>
                <w:color w:val="000000"/>
              </w:rPr>
              <w:t>= 0.99</w:t>
            </w:r>
          </w:p>
        </w:tc>
        <w:tc>
          <w:tcPr>
            <w:tcW w:w="1388" w:type="dxa"/>
            <w:tcBorders>
              <w:top w:val="nil"/>
              <w:left w:val="nil"/>
              <w:bottom w:val="single" w:sz="8" w:space="0" w:color="7F7F7F"/>
              <w:right w:val="nil"/>
            </w:tcBorders>
            <w:shd w:val="clear" w:color="auto" w:fill="auto"/>
            <w:vAlign w:val="center"/>
            <w:hideMark/>
          </w:tcPr>
          <w:p w14:paraId="75D12183"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 xml:space="preserve">10 </w:t>
            </w:r>
            <w:r w:rsidRPr="00A46D76">
              <w:rPr>
                <w:color w:val="000000"/>
              </w:rPr>
              <w:t>= 0.34</w:t>
            </w:r>
          </w:p>
        </w:tc>
        <w:tc>
          <w:tcPr>
            <w:tcW w:w="1350" w:type="dxa"/>
            <w:tcBorders>
              <w:top w:val="nil"/>
              <w:left w:val="nil"/>
              <w:bottom w:val="single" w:sz="8" w:space="0" w:color="7F7F7F"/>
              <w:right w:val="nil"/>
            </w:tcBorders>
            <w:shd w:val="clear" w:color="auto" w:fill="auto"/>
            <w:vAlign w:val="center"/>
            <w:hideMark/>
          </w:tcPr>
          <w:p w14:paraId="72FF9D84"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 xml:space="preserve">10 </w:t>
            </w:r>
            <w:r w:rsidRPr="00A46D76">
              <w:rPr>
                <w:color w:val="000000"/>
              </w:rPr>
              <w:t>= 0.37</w:t>
            </w:r>
          </w:p>
        </w:tc>
        <w:tc>
          <w:tcPr>
            <w:tcW w:w="1670" w:type="dxa"/>
            <w:tcBorders>
              <w:top w:val="nil"/>
              <w:left w:val="nil"/>
              <w:bottom w:val="single" w:sz="8" w:space="0" w:color="7F7F7F"/>
              <w:right w:val="nil"/>
            </w:tcBorders>
            <w:shd w:val="clear" w:color="auto" w:fill="auto"/>
            <w:vAlign w:val="center"/>
            <w:hideMark/>
          </w:tcPr>
          <w:p w14:paraId="534AC5C4" w14:textId="77777777" w:rsidR="00660C8E" w:rsidRPr="0072149C" w:rsidRDefault="00660C8E" w:rsidP="00212D8D">
            <w:pPr>
              <w:rPr>
                <w:color w:val="000000"/>
                <w:sz w:val="22"/>
                <w:szCs w:val="22"/>
                <w:u w:val="single"/>
              </w:rPr>
            </w:pPr>
            <w:r w:rsidRPr="0072149C">
              <w:rPr>
                <w:color w:val="000000"/>
                <w:sz w:val="22"/>
                <w:szCs w:val="22"/>
                <w:u w:val="single"/>
              </w:rPr>
              <w:t>BF</w:t>
            </w:r>
            <w:r w:rsidRPr="0072149C">
              <w:rPr>
                <w:color w:val="000000"/>
                <w:sz w:val="22"/>
                <w:szCs w:val="22"/>
                <w:u w:val="single"/>
                <w:vertAlign w:val="subscript"/>
              </w:rPr>
              <w:t xml:space="preserve">10 </w:t>
            </w:r>
            <w:r w:rsidRPr="0072149C">
              <w:rPr>
                <w:color w:val="000000"/>
                <w:u w:val="single"/>
              </w:rPr>
              <w:t>= 1587.00</w:t>
            </w:r>
          </w:p>
        </w:tc>
        <w:tc>
          <w:tcPr>
            <w:tcW w:w="1300" w:type="dxa"/>
            <w:tcBorders>
              <w:top w:val="nil"/>
              <w:left w:val="nil"/>
              <w:bottom w:val="single" w:sz="8" w:space="0" w:color="7F7F7F"/>
              <w:right w:val="nil"/>
            </w:tcBorders>
            <w:shd w:val="clear" w:color="auto" w:fill="auto"/>
            <w:vAlign w:val="center"/>
            <w:hideMark/>
          </w:tcPr>
          <w:p w14:paraId="7691D0EF" w14:textId="77777777" w:rsidR="00660C8E" w:rsidRPr="00A46D76" w:rsidRDefault="00660C8E" w:rsidP="00212D8D">
            <w:pPr>
              <w:rPr>
                <w:color w:val="000000"/>
                <w:sz w:val="22"/>
                <w:szCs w:val="22"/>
              </w:rPr>
            </w:pPr>
            <w:r w:rsidRPr="00A46D76">
              <w:rPr>
                <w:color w:val="000000"/>
                <w:sz w:val="22"/>
                <w:szCs w:val="22"/>
              </w:rPr>
              <w:t>BF</w:t>
            </w:r>
            <w:r w:rsidRPr="00A46D76">
              <w:rPr>
                <w:color w:val="000000"/>
                <w:sz w:val="22"/>
                <w:szCs w:val="22"/>
                <w:vertAlign w:val="subscript"/>
              </w:rPr>
              <w:t xml:space="preserve">10 </w:t>
            </w:r>
            <w:r w:rsidRPr="00A46D76">
              <w:rPr>
                <w:color w:val="000000"/>
              </w:rPr>
              <w:t>= 0.18</w:t>
            </w:r>
          </w:p>
        </w:tc>
      </w:tr>
    </w:tbl>
    <w:p w14:paraId="5807AFD6" w14:textId="282047A1" w:rsidR="000F58BE" w:rsidRPr="00065484"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b/>
          <w:bCs/>
        </w:rPr>
      </w:pPr>
    </w:p>
    <w:p w14:paraId="24022584" w14:textId="75944DE1"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t xml:space="preserve">Note: * uncorrected p &lt; 0.05; ** uncorrected p &lt; 0.01; *** uncorrected p &lt; 0.001. Underlined values represent significant correlations after Bonferroni corrections for </w:t>
      </w:r>
      <w:r w:rsidR="00D337DE" w:rsidRPr="00065484">
        <w:t xml:space="preserve">14 </w:t>
      </w:r>
      <w:r w:rsidR="00597FF0" w:rsidRPr="00065484">
        <w:t>correlations</w:t>
      </w:r>
      <w:r w:rsidRPr="00065484">
        <w:t xml:space="preserve"> within each group. </w:t>
      </w:r>
      <w:ins w:id="330" w:author="Author">
        <w:r w:rsidR="005937DE">
          <w:t>All p-values and BF</w:t>
        </w:r>
        <w:r w:rsidR="005937DE" w:rsidRPr="000F58BE">
          <w:rPr>
            <w:vertAlign w:val="subscript"/>
          </w:rPr>
          <w:t>10</w:t>
        </w:r>
        <w:r w:rsidR="005937DE">
          <w:t xml:space="preserve"> are one-tailed. </w:t>
        </w:r>
        <w:r w:rsidR="001A23A8">
          <w:t xml:space="preserve">+ and – signs for each learning measure denotates the hypothesized directions of correlations. </w:t>
        </w:r>
      </w:ins>
      <w:r w:rsidR="00D337DE" w:rsidRPr="00065484">
        <w:t>RP = rotary pursuit. MT = mirror tracing. ASL = auditory statistical learning. VSL = visual statistical learning. RT = response time.</w:t>
      </w:r>
      <w:ins w:id="331" w:author="Author">
        <w:r w:rsidR="0095378D">
          <w:t xml:space="preserve"> BF = Bayes Factor.</w:t>
        </w:r>
      </w:ins>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jc w:val="both"/>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jc w:val="both"/>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noProof/>
        </w:rPr>
        <w:drawing>
          <wp:inline distT="0" distB="0" distL="0" distR="0" wp14:anchorId="607212C7" wp14:editId="774E8514">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3009" cy="2278445"/>
                    </a:xfrm>
                    <a:prstGeom prst="rect">
                      <a:avLst/>
                    </a:prstGeom>
                  </pic:spPr>
                </pic:pic>
              </a:graphicData>
            </a:graphic>
          </wp:inline>
        </w:drawing>
      </w:r>
    </w:p>
    <w:p w14:paraId="0A6F1AAC" w14:textId="76428386"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xml:space="preserve">Figure 3. </w:t>
      </w:r>
      <w:r w:rsidRPr="00065484">
        <w:t>Relationship</w:t>
      </w:r>
      <w:r w:rsidR="00CA11D5" w:rsidRPr="00065484">
        <w:t>s</w:t>
      </w:r>
      <w:r w:rsidRPr="00065484">
        <w:t xml:space="preserve"> between</w:t>
      </w:r>
      <w:r w:rsidR="00CA11D5" w:rsidRPr="00065484">
        <w:t xml:space="preserve"> statistical learning and reading-related skills</w:t>
      </w:r>
      <w:r w:rsidR="00BC2A51" w:rsidRPr="00065484">
        <w:t>.</w:t>
      </w:r>
      <w:r w:rsidR="00CA11D5" w:rsidRPr="00065484">
        <w:rPr>
          <w:b/>
          <w:bCs/>
        </w:rPr>
        <w:t xml:space="preserve"> A. </w:t>
      </w:r>
      <w:r w:rsidR="00BC2A51" w:rsidRPr="00065484">
        <w:t xml:space="preserve">Auditory statistical learning accuracy and </w:t>
      </w:r>
      <w:r w:rsidR="00CA11D5" w:rsidRPr="00065484">
        <w:t>untimed word and nonword decoding skills</w:t>
      </w:r>
      <w:r w:rsidR="007758E5">
        <w:t xml:space="preserve"> in all participants</w:t>
      </w:r>
      <w:r w:rsidR="00CA11D5" w:rsidRPr="00065484">
        <w:t>.</w:t>
      </w:r>
      <w:r w:rsidR="00CA11D5" w:rsidRPr="00065484">
        <w:rPr>
          <w:b/>
          <w:bCs/>
        </w:rPr>
        <w:t xml:space="preserve"> B. </w:t>
      </w:r>
      <w:r w:rsidR="00BC2A51" w:rsidRPr="00065484">
        <w:t>The response-time slope of visual statistical learning and p</w:t>
      </w:r>
      <w:r w:rsidR="00CA11D5" w:rsidRPr="00065484">
        <w:t xml:space="preserve">honological </w:t>
      </w:r>
      <w:r w:rsidR="00BC2A51" w:rsidRPr="00065484">
        <w:t>a</w:t>
      </w:r>
      <w:r w:rsidR="00CA11D5" w:rsidRPr="00065484">
        <w:t>wareness</w:t>
      </w:r>
      <w:r w:rsidR="007758E5">
        <w:t xml:space="preserve"> in adults with dyslexia only</w:t>
      </w:r>
      <w:r w:rsidR="00CA11D5" w:rsidRPr="00065484">
        <w:t>.</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br w:type="page"/>
      </w:r>
      <w:r w:rsidR="00F57360" w:rsidRPr="00065484">
        <w:rPr>
          <w:b/>
          <w:bCs/>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B83905" w14:textId="288C06D9" w:rsidR="00975A24" w:rsidRPr="00065484" w:rsidRDefault="001B5658"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975A24" w:rsidRPr="00065484">
        <w:t xml:space="preserve">According to </w:t>
      </w:r>
      <w:r w:rsidR="00D337DE" w:rsidRPr="00065484">
        <w:t>one</w:t>
      </w:r>
      <w:r w:rsidR="00975A24" w:rsidRPr="00065484">
        <w:t xml:space="preserve"> influential theoretical framework, reading deficits in developmental dyslexia result from atypical domain-general procedural learning </w:t>
      </w:r>
      <w:r w:rsidR="00A55BDF" w:rsidRPr="00065484">
        <w:fldChar w:fldCharType="begin"/>
      </w:r>
      <w:r w:rsidR="00A55BDF" w:rsidRPr="00065484">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fldChar w:fldCharType="separate"/>
      </w:r>
      <w:r w:rsidR="00A55BDF" w:rsidRPr="00065484">
        <w:rPr>
          <w:noProof/>
        </w:rPr>
        <w:t>(Nicolson &amp; Fawcett, 2011; Ullman et al., 2020; Ullman &amp; Pullman, 2015)</w:t>
      </w:r>
      <w:r w:rsidR="00A55BDF" w:rsidRPr="00065484">
        <w:fldChar w:fldCharType="end"/>
      </w:r>
      <w:r w:rsidR="00A55BDF" w:rsidRPr="00065484">
        <w:t>.</w:t>
      </w:r>
      <w:r w:rsidR="00975A24" w:rsidRPr="00065484">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w:t>
      </w:r>
      <w:ins w:id="332" w:author="Author">
        <w:r w:rsidR="00DF08F5">
          <w:t xml:space="preserve">skill learning </w:t>
        </w:r>
      </w:ins>
      <w:del w:id="333" w:author="Author">
        <w:r w:rsidR="00975A24" w:rsidRPr="00065484" w:rsidDel="00DF08F5">
          <w:delText xml:space="preserve">procedural learning </w:delText>
        </w:r>
      </w:del>
      <w:r w:rsidR="00975A24" w:rsidRPr="00065484">
        <w:t>independent of declarative memory. In the auditory statistical learning task, individuals with dyslexia showed reduced</w:t>
      </w:r>
      <w:r w:rsidR="0005067B" w:rsidRPr="00065484">
        <w:t xml:space="preserve"> learning as measured by</w:t>
      </w:r>
      <w:r w:rsidR="00475A72" w:rsidRPr="00065484">
        <w:t xml:space="preserve"> </w:t>
      </w:r>
      <w:r w:rsidR="00975A24" w:rsidRPr="00065484">
        <w:t>test accuracy in post-learning triplet recognition. In contrast, individuals with dyslexia showed</w:t>
      </w:r>
      <w:r w:rsidR="00D07420" w:rsidRPr="00065484">
        <w:t xml:space="preserve"> typical </w:t>
      </w:r>
      <w:r w:rsidR="00975A24" w:rsidRPr="00065484">
        <w:t xml:space="preserve">learning on the visual statistical learning task. </w:t>
      </w:r>
      <w:r w:rsidR="00252075" w:rsidRPr="00065484">
        <w:t xml:space="preserve">Thus, these findings suggest that instead of a pervasive deficit in </w:t>
      </w:r>
      <w:r w:rsidR="00252075">
        <w:t xml:space="preserve">implicit or </w:t>
      </w:r>
      <w:r w:rsidR="00252075" w:rsidRPr="00065484">
        <w:t xml:space="preserve">procedural learning, learning deficits in </w:t>
      </w:r>
      <w:r w:rsidR="00252075">
        <w:t xml:space="preserve">English-speaking </w:t>
      </w:r>
      <w:r w:rsidR="00252075" w:rsidRPr="00065484">
        <w:t>dyslexic adults are specific to the domain</w:t>
      </w:r>
      <w:r w:rsidR="00252075">
        <w:t xml:space="preserve"> auditory processing. This deficit aligns with many other findings of impaired auditory processing in dyslexia</w:t>
      </w:r>
      <w:r w:rsidR="005C3EB7">
        <w:t>.</w:t>
      </w:r>
    </w:p>
    <w:p w14:paraId="6FC874D7" w14:textId="1FAD1B32" w:rsidR="0011724B" w:rsidRPr="00065484" w:rsidDel="005F4926" w:rsidRDefault="00975A24"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334" w:author="Author"/>
        </w:rPr>
      </w:pPr>
      <w:r w:rsidRPr="00065484">
        <w:tab/>
        <w:t xml:space="preserve">The findings that </w:t>
      </w:r>
      <w:r w:rsidR="00642C3E" w:rsidRPr="00065484">
        <w:t>adults</w:t>
      </w:r>
      <w:r w:rsidRPr="00065484">
        <w:t xml:space="preserve"> with dyslexia show </w:t>
      </w:r>
      <w:r w:rsidR="00D337DE" w:rsidRPr="00065484">
        <w:t xml:space="preserve">learning </w:t>
      </w:r>
      <w:r w:rsidRPr="00065484">
        <w:t xml:space="preserve">equivalent to that of typical readers on the two </w:t>
      </w:r>
      <w:del w:id="335" w:author="Author">
        <w:r w:rsidRPr="00065484" w:rsidDel="00DF08F5">
          <w:delText xml:space="preserve">motor </w:delText>
        </w:r>
      </w:del>
      <w:ins w:id="336" w:author="Author">
        <w:r w:rsidR="00DF08F5">
          <w:t>skill</w:t>
        </w:r>
        <w:r w:rsidR="00DF08F5" w:rsidRPr="00065484">
          <w:t xml:space="preserve"> </w:t>
        </w:r>
      </w:ins>
      <w:r w:rsidRPr="00065484">
        <w:t>learning tasks challenge</w:t>
      </w:r>
      <w:r w:rsidR="00D46CFF" w:rsidRPr="00065484">
        <w:t xml:space="preserve"> previous</w:t>
      </w:r>
      <w:r w:rsidRPr="00065484">
        <w:t xml:space="preserve"> reports </w:t>
      </w:r>
      <w:r w:rsidR="00642C3E" w:rsidRPr="00065484">
        <w:t xml:space="preserve">of </w:t>
      </w:r>
      <w:r w:rsidR="00A322C1" w:rsidRPr="00065484">
        <w:t xml:space="preserve">broad </w:t>
      </w:r>
      <w:r w:rsidR="00642C3E" w:rsidRPr="00065484">
        <w:t>procedural</w:t>
      </w:r>
      <w:r w:rsidR="00A322C1" w:rsidRPr="00065484">
        <w:t xml:space="preserve"> </w:t>
      </w:r>
      <w:r w:rsidR="00642C3E" w:rsidRPr="00065484">
        <w:t xml:space="preserve">deficits </w:t>
      </w:r>
      <w:r w:rsidR="00D46CFF" w:rsidRPr="00065484">
        <w:t>in dyslexia</w:t>
      </w:r>
      <w:r w:rsidR="00642C3E" w:rsidRPr="00065484">
        <w:t xml:space="preserve"> </w:t>
      </w:r>
      <w:r w:rsidR="00F85BA1" w:rsidRPr="00065484">
        <w:fldChar w:fldCharType="begin"/>
      </w:r>
      <w:r w:rsidR="006E1CEE" w:rsidRPr="00065484">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fldChar w:fldCharType="separate"/>
      </w:r>
      <w:r w:rsidR="006E1CEE" w:rsidRPr="00065484">
        <w:rPr>
          <w:noProof/>
        </w:rPr>
        <w:t>(e.g., Lum et al., 2013; Nicolson &amp; Fawcett, 2007, 2011; Ullman, 2004; Ullman &amp; Pierpont, 2005)</w:t>
      </w:r>
      <w:r w:rsidR="00F85BA1" w:rsidRPr="00065484">
        <w:fldChar w:fldCharType="end"/>
      </w:r>
      <w:r w:rsidR="006E1CEE" w:rsidRPr="00065484">
        <w:t xml:space="preserve">. </w:t>
      </w:r>
      <w:r w:rsidR="008F0FE2" w:rsidRPr="00065484">
        <w:t xml:space="preserve">There is ample evidence that skill learning on both mirror tracing and rotary pursuit tasks is strongly dissociable from declarative or explicit memory </w:t>
      </w:r>
      <w:r w:rsidR="006E1CEE" w:rsidRPr="00065484">
        <w:fldChar w:fldCharType="begin"/>
      </w:r>
      <w:r w:rsidR="006E1CEE" w:rsidRPr="00065484">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fldChar w:fldCharType="separate"/>
      </w:r>
      <w:r w:rsidR="006E1CEE" w:rsidRPr="00065484">
        <w:rPr>
          <w:noProof/>
        </w:rPr>
        <w:t>(e.g., Corkin, 1968; Gabrieli et al., 1993b; Heindel et al., 1989; Milner, 1962)</w:t>
      </w:r>
      <w:r w:rsidR="006E1CEE" w:rsidRPr="00065484">
        <w:fldChar w:fldCharType="end"/>
      </w:r>
      <w:r w:rsidR="006E1CEE" w:rsidRPr="00065484">
        <w:t>.</w:t>
      </w:r>
      <w:r w:rsidR="00EA325B" w:rsidRPr="00065484">
        <w:rPr>
          <w:color w:val="333333"/>
        </w:rPr>
        <w:t xml:space="preserve"> </w:t>
      </w:r>
      <w:r w:rsidR="00EA325B" w:rsidRPr="00065484">
        <w:t xml:space="preserve"> </w:t>
      </w:r>
      <w:r w:rsidR="003C499B" w:rsidRPr="00065484">
        <w:t>The absence of differences in</w:t>
      </w:r>
      <w:r w:rsidR="00EA325B" w:rsidRPr="00065484">
        <w:t xml:space="preserve"> learning</w:t>
      </w:r>
      <w:r w:rsidR="003C499B" w:rsidRPr="00065484">
        <w:t xml:space="preserve"> between the typical and dyslexia group</w:t>
      </w:r>
      <w:r w:rsidR="0034181C" w:rsidRPr="00065484">
        <w:t xml:space="preserve"> in the current study</w:t>
      </w:r>
      <w:r w:rsidR="00D337DE" w:rsidRPr="00065484">
        <w:t>,</w:t>
      </w:r>
      <w:r w:rsidR="0034181C" w:rsidRPr="00065484">
        <w:t xml:space="preserve"> combined with lack of convincing evidence </w:t>
      </w:r>
      <w:r w:rsidR="006351B6" w:rsidRPr="00065484">
        <w:t xml:space="preserve">for procedural deficits in dyslexia </w:t>
      </w:r>
      <w:r w:rsidR="0034181C" w:rsidRPr="00065484">
        <w:t xml:space="preserve">reported in two recent </w:t>
      </w:r>
      <w:r w:rsidR="00D46CFF" w:rsidRPr="00065484">
        <w:t>meta-analyses</w:t>
      </w:r>
      <w:r w:rsidR="0034181C" w:rsidRPr="00065484">
        <w:t xml:space="preserve"> </w:t>
      </w:r>
      <w:r w:rsidR="006E1CEE" w:rsidRPr="00065484">
        <w:fldChar w:fldCharType="begin"/>
      </w:r>
      <w:r w:rsidR="006E1CEE" w:rsidRPr="00065484">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fldChar w:fldCharType="separate"/>
      </w:r>
      <w:r w:rsidR="006E1CEE" w:rsidRPr="00065484">
        <w:rPr>
          <w:noProof/>
        </w:rPr>
        <w:t>(Oliveira et al., 2022; West et al., 2021)</w:t>
      </w:r>
      <w:r w:rsidR="006E1CEE" w:rsidRPr="00065484">
        <w:fldChar w:fldCharType="end"/>
      </w:r>
      <w:r w:rsidR="006E1CEE" w:rsidRPr="00065484">
        <w:t xml:space="preserve">, </w:t>
      </w:r>
      <w:r w:rsidR="0034181C" w:rsidRPr="00065484">
        <w:t>point convincingly against broad deficits in procedural learning as the core deficit in dyslexia.</w:t>
      </w:r>
      <w:r w:rsidR="0011724B" w:rsidRPr="00065484">
        <w:tab/>
      </w:r>
    </w:p>
    <w:p w14:paraId="50B66CCD" w14:textId="0CB2CBDB" w:rsidR="005F4926" w:rsidRPr="005F4926" w:rsidRDefault="0011724B" w:rsidP="005F492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337" w:author="Author"/>
        </w:rPr>
      </w:pPr>
      <w:del w:id="338" w:author="Author">
        <w:r w:rsidRPr="00065484" w:rsidDel="005F4926">
          <w:tab/>
        </w:r>
      </w:del>
      <w:ins w:id="339" w:author="Author">
        <w:r w:rsidR="005F4926" w:rsidRPr="005F4926">
          <w:t xml:space="preserve">The statistical learning results further rule out a domain-general procedural learning deficit. We found that  adults with dyslexia showed an impairment in ASL, but intact ability in VSL. Moreover, reading skills, measured by word decoding, were strongly associated with ASL but not with VSL, across the entire sample and in the dyslexia subgroup. These results are consistent with previous research indicating a specific link between ASL and both sentence-level fluency and nonword decoding skills in neurotypical adults and children (Qi et al., 2019). Our study confirmed these findings and further showed that ASL is also linked to word-level decoding skills in adult readers. Interestingly, the relationship between ASL and reading-related skills was even stronger </w:t>
        </w:r>
        <w:r w:rsidR="005F4926" w:rsidRPr="005F4926">
          <w:lastRenderedPageBreak/>
          <w:t>among dyslexic adults than among typical readers in our study. This suggests that the connection between ASL and reading may be particularly relevant in contexts that require more effortful decoding, such as in individuals with dyslexia and younger children, and on nonword reading tasks.</w:t>
        </w:r>
      </w:ins>
    </w:p>
    <w:p w14:paraId="7CFA9266" w14:textId="0178D1B0" w:rsidR="00F62F19" w:rsidRPr="00065484" w:rsidDel="005F4926" w:rsidRDefault="00C763BC" w:rsidP="005F492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340" w:author="Author"/>
        </w:rPr>
      </w:pPr>
      <w:del w:id="341" w:author="Author">
        <w:r w:rsidRPr="00065484" w:rsidDel="005F4926">
          <w:delText xml:space="preserve"> </w:delText>
        </w:r>
        <w:r w:rsidR="00597FF0" w:rsidRPr="00065484" w:rsidDel="005F4926">
          <w:delText>The statistical learning results further rule out a domain-general procedural learning deficit.</w:delText>
        </w:r>
        <w:r w:rsidR="005C452C" w:rsidRPr="00065484" w:rsidDel="005F4926">
          <w:delText xml:space="preserve"> </w:delText>
        </w:r>
        <w:r w:rsidR="00597FF0" w:rsidRPr="00065484" w:rsidDel="005F4926">
          <w:delText>W</w:delText>
        </w:r>
        <w:r w:rsidR="004B7B07" w:rsidRPr="00065484" w:rsidDel="005F4926">
          <w:delText xml:space="preserve">e found that </w:delText>
        </w:r>
        <w:r w:rsidR="005C452C" w:rsidRPr="00065484" w:rsidDel="005F4926">
          <w:delText xml:space="preserve">dyslexic adults showed </w:delText>
        </w:r>
        <w:r w:rsidR="00D337DE" w:rsidRPr="00065484" w:rsidDel="005F4926">
          <w:delText>an</w:delText>
        </w:r>
        <w:r w:rsidR="005C452C" w:rsidRPr="00065484" w:rsidDel="005F4926">
          <w:delText xml:space="preserve"> impairment in ASL, but intact </w:delText>
        </w:r>
        <w:r w:rsidR="004B7B07" w:rsidRPr="00065484" w:rsidDel="005F4926">
          <w:delText xml:space="preserve">ability in </w:delText>
        </w:r>
        <w:r w:rsidR="005C452C" w:rsidRPr="00065484" w:rsidDel="005F4926">
          <w:delText>VSL</w:delText>
        </w:r>
        <w:r w:rsidR="004B7B07" w:rsidRPr="00065484" w:rsidDel="005F4926">
          <w:delText>.</w:delText>
        </w:r>
        <w:r w:rsidR="005C452C" w:rsidRPr="00065484" w:rsidDel="005F4926">
          <w:delText xml:space="preserve"> </w:delText>
        </w:r>
        <w:r w:rsidR="00597FF0" w:rsidRPr="00065484" w:rsidDel="005F4926">
          <w:delText>Moreover, reading</w:delText>
        </w:r>
        <w:r w:rsidR="001213C6" w:rsidRPr="00065484" w:rsidDel="005F4926">
          <w:delText xml:space="preserve"> skills</w:delText>
        </w:r>
        <w:r w:rsidR="00597FF0" w:rsidRPr="00065484" w:rsidDel="005F4926">
          <w:delText xml:space="preserve">, measured by </w:delText>
        </w:r>
        <w:r w:rsidR="00D337DE" w:rsidRPr="00065484" w:rsidDel="005F4926">
          <w:delText xml:space="preserve">word </w:delText>
        </w:r>
        <w:r w:rsidR="00597FF0" w:rsidRPr="00065484" w:rsidDel="005F4926">
          <w:delText>decoding,</w:delText>
        </w:r>
        <w:r w:rsidR="001213C6" w:rsidRPr="00065484" w:rsidDel="005F4926">
          <w:delText xml:space="preserve"> were </w:delText>
        </w:r>
        <w:r w:rsidR="00597FF0" w:rsidRPr="00065484" w:rsidDel="005F4926">
          <w:delText xml:space="preserve">strongly </w:delText>
        </w:r>
        <w:r w:rsidR="001213C6" w:rsidRPr="00065484" w:rsidDel="005F4926">
          <w:delText xml:space="preserve">associated with ASL but not </w:delText>
        </w:r>
        <w:r w:rsidR="00597FF0" w:rsidRPr="00065484" w:rsidDel="005F4926">
          <w:delText xml:space="preserve">with </w:delText>
        </w:r>
        <w:r w:rsidR="001213C6" w:rsidRPr="00065484" w:rsidDel="005F4926">
          <w:delText xml:space="preserve">VSL, both </w:delText>
        </w:r>
        <w:r w:rsidR="0039627B" w:rsidRPr="00065484" w:rsidDel="005F4926">
          <w:delText>across</w:delText>
        </w:r>
        <w:r w:rsidR="001213C6" w:rsidRPr="00065484" w:rsidDel="005F4926">
          <w:delText xml:space="preserve"> the entire sample and within the dyslexic group</w:delText>
        </w:r>
      </w:del>
      <w:ins w:id="342" w:author="Author">
        <w:del w:id="343" w:author="Author">
          <w:r w:rsidR="00A74DA7" w:rsidDel="005F4926">
            <w:delText xml:space="preserve">. </w:delText>
          </w:r>
          <w:r w:rsidR="00A74DA7" w:rsidDel="00DE2ACF">
            <w:delText>A similar relationship</w:delText>
          </w:r>
          <w:r w:rsidR="001A2F4A" w:rsidDel="00DE2ACF">
            <w:delText>, albeit less robust,</w:delText>
          </w:r>
          <w:r w:rsidR="00A74DA7" w:rsidDel="00DE2ACF">
            <w:delText xml:space="preserve"> was found </w:delText>
          </w:r>
          <w:r w:rsidR="001A2F4A" w:rsidDel="00DE2ACF">
            <w:delText>with</w:delText>
          </w:r>
          <w:r w:rsidR="00A74DA7" w:rsidDel="00DE2ACF">
            <w:delText>in the dyslexic group.</w:delText>
          </w:r>
        </w:del>
      </w:ins>
      <w:del w:id="344" w:author="Author">
        <w:r w:rsidR="001213C6" w:rsidRPr="00065484" w:rsidDel="00DE2ACF">
          <w:delText>.</w:delText>
        </w:r>
        <w:r w:rsidR="00F62F19" w:rsidRPr="00065484" w:rsidDel="00DE2ACF">
          <w:delText xml:space="preserve"> </w:delText>
        </w:r>
        <w:r w:rsidR="00F62F19" w:rsidRPr="00065484" w:rsidDel="005F4926">
          <w:delText xml:space="preserve">The specificity of the association between reading and ASL in the dyslexia group, but not in typical readers, may suggest underlying low-level learning deficits that impair performance on both ASL </w:delText>
        </w:r>
        <w:r w:rsidR="00D337DE" w:rsidRPr="00065484" w:rsidDel="005F4926">
          <w:delText xml:space="preserve">and </w:delText>
        </w:r>
        <w:r w:rsidR="00F62F19" w:rsidRPr="00065484" w:rsidDel="005F4926">
          <w:delText>reading.</w:delText>
        </w:r>
        <w:r w:rsidR="00E76F13" w:rsidRPr="00065484" w:rsidDel="005F4926">
          <w:delText xml:space="preserve"> </w:delText>
        </w:r>
        <w:r w:rsidR="005C452C" w:rsidRPr="00065484" w:rsidDel="005F4926">
          <w:delText xml:space="preserve">These findings </w:delText>
        </w:r>
        <w:r w:rsidR="00BB5E3B" w:rsidRPr="00065484" w:rsidDel="005F4926">
          <w:delText xml:space="preserve">are consistent with the specific link between ASL and </w:delText>
        </w:r>
        <w:r w:rsidR="00BB5E3B" w:rsidRPr="00065484" w:rsidDel="002C43F2">
          <w:delText xml:space="preserve">reading </w:delText>
        </w:r>
        <w:r w:rsidR="00597FF0" w:rsidRPr="00065484" w:rsidDel="005F4926">
          <w:delText xml:space="preserve">skills </w:delText>
        </w:r>
        <w:r w:rsidR="00BB5E3B" w:rsidRPr="00065484" w:rsidDel="005F4926">
          <w:delText>reported before</w:delText>
        </w:r>
        <w:r w:rsidR="005C452C" w:rsidRPr="00065484" w:rsidDel="005F4926">
          <w:delText xml:space="preserve"> </w:delText>
        </w:r>
        <w:r w:rsidR="00BB5E3B" w:rsidRPr="00065484" w:rsidDel="005F4926">
          <w:delText xml:space="preserve">in </w:delText>
        </w:r>
        <w:r w:rsidR="00597FF0" w:rsidRPr="00065484" w:rsidDel="005F4926">
          <w:delText>neuro</w:delText>
        </w:r>
        <w:r w:rsidR="00BB5E3B" w:rsidRPr="00065484" w:rsidDel="005F4926">
          <w:delText xml:space="preserve">typical adults and children </w:delText>
        </w:r>
        <w:r w:rsidR="006E1CEE" w:rsidRPr="00065484" w:rsidDel="005F4926">
          <w:fldChar w:fldCharType="begin"/>
        </w:r>
        <w:r w:rsidR="006E1CEE" w:rsidRPr="00065484" w:rsidDel="005F4926">
          <w:delInstrText xml:space="preserve"> ADDIN ZOTERO_ITEM CSL_CITATION {"citationID":"eh167sdy","properties":{"formattedCitation":"(Qi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delInstrText>
        </w:r>
        <w:r w:rsidR="006E1CEE" w:rsidRPr="00065484" w:rsidDel="005F4926">
          <w:fldChar w:fldCharType="separate"/>
        </w:r>
        <w:r w:rsidR="006E1CEE" w:rsidRPr="00065484" w:rsidDel="005F4926">
          <w:rPr>
            <w:noProof/>
          </w:rPr>
          <w:delText>(Qi et al., 2019)</w:delText>
        </w:r>
        <w:r w:rsidR="006E1CEE" w:rsidRPr="00065484" w:rsidDel="005F4926">
          <w:fldChar w:fldCharType="end"/>
        </w:r>
      </w:del>
      <w:ins w:id="345" w:author="Author">
        <w:del w:id="346" w:author="Author">
          <w:r w:rsidR="001A2F4A" w:rsidDel="005F4926">
            <w:delText xml:space="preserve">. </w:delText>
          </w:r>
          <w:r w:rsidR="00AF6536" w:rsidRPr="00AF6536" w:rsidDel="002C43F2">
            <w:delText xml:space="preserve">Previously, reading skills in adults were characterized using the reading fluency subtest from WJIII, which was more strongly correlated with ASL than with VSL accuracy. In the same study, a strong relationship between ASL and word decoding was also reported for children, particularly using nonword reading measure. </w:delText>
          </w:r>
          <w:r w:rsidR="00AF6536" w:rsidRPr="00AF6536" w:rsidDel="005F4926">
            <w:delText xml:space="preserve">The present study replicated these findings and extended the relationship between ASL and reading in adults </w:delText>
          </w:r>
          <w:r w:rsidR="00AF6536" w:rsidRPr="00AF6536" w:rsidDel="002C43F2">
            <w:delText xml:space="preserve">from sentence-level reading </w:delText>
          </w:r>
          <w:r w:rsidR="00AF6536" w:rsidRPr="00AF6536" w:rsidDel="005F4926">
            <w:delText xml:space="preserve">to word-level decoding. This relationship is numerically stronger in dyslexic adults than typical adults in our study, </w:delText>
          </w:r>
          <w:r w:rsidR="00AF6536" w:rsidRPr="00AF6536" w:rsidDel="002C43F2">
            <w:delText>implicating</w:delText>
          </w:r>
          <w:r w:rsidR="00AF6536" w:rsidRPr="00AF6536" w:rsidDel="005F4926">
            <w:delText xml:space="preserve"> that the relationship between ASL and </w:delText>
          </w:r>
          <w:r w:rsidR="00AF6536" w:rsidRPr="00AF6536" w:rsidDel="002C43F2">
            <w:delText>word-level decoding</w:delText>
          </w:r>
          <w:r w:rsidR="00AF6536" w:rsidRPr="00AF6536" w:rsidDel="005F4926">
            <w:delText xml:space="preserve"> might be particularly evident </w:delText>
          </w:r>
          <w:r w:rsidR="00AF6536" w:rsidRPr="00AF6536" w:rsidDel="002C43F2">
            <w:delText>for cases when decoding is effortful</w:delText>
          </w:r>
          <w:r w:rsidR="00AF6536" w:rsidRPr="00AF6536" w:rsidDel="005F4926">
            <w:delText xml:space="preserve"> (e.g., children, dyslexic individuals, and nonword reading).  </w:delText>
          </w:r>
        </w:del>
      </w:ins>
      <w:del w:id="347" w:author="Author">
        <w:r w:rsidR="005C3EB7" w:rsidDel="005F4926">
          <w:delText>The present</w:delText>
        </w:r>
      </w:del>
      <w:ins w:id="348" w:author="Author">
        <w:del w:id="349" w:author="Author">
          <w:r w:rsidR="005B5E04" w:rsidDel="005F4926">
            <w:delText xml:space="preserve">  </w:delText>
          </w:r>
        </w:del>
      </w:ins>
      <w:del w:id="350" w:author="Author">
        <w:r w:rsidR="006E1CEE" w:rsidRPr="00065484" w:rsidDel="005F4926">
          <w:delText>.</w:delText>
        </w:r>
      </w:del>
    </w:p>
    <w:p w14:paraId="3D5BEC36" w14:textId="24707124" w:rsidR="003047CD" w:rsidRPr="00065484" w:rsidRDefault="00F62F19" w:rsidP="005F492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rPr>
      </w:pPr>
      <w:r w:rsidRPr="00065484">
        <w:tab/>
      </w:r>
      <w:ins w:id="351" w:author="Author">
        <w:r w:rsidR="001A2F4A" w:rsidRPr="00065484">
          <w:t xml:space="preserve">The specificity of </w:t>
        </w:r>
        <w:r w:rsidR="001A2F4A">
          <w:t>reduced</w:t>
        </w:r>
        <w:r w:rsidR="001A2F4A" w:rsidRPr="00065484">
          <w:t xml:space="preserve"> </w:t>
        </w:r>
        <w:r w:rsidR="001A2F4A">
          <w:t>A</w:t>
        </w:r>
        <w:r w:rsidR="001A2F4A" w:rsidRPr="00065484">
          <w:t xml:space="preserve">SL in the dyslexia group </w:t>
        </w:r>
        <w:r w:rsidR="00897771">
          <w:t>implies</w:t>
        </w:r>
        <w:r w:rsidR="001A2F4A" w:rsidRPr="00065484">
          <w:t xml:space="preserve"> underlying low-level learning deficits that impair performance on both ASL and reading. </w:t>
        </w:r>
      </w:ins>
      <w:r w:rsidR="00597FF0" w:rsidRPr="00065484">
        <w:t xml:space="preserve">Atypical auditory learning might be one of the underlying causes </w:t>
      </w:r>
      <w:r w:rsidR="00D337DE" w:rsidRPr="00065484">
        <w:t xml:space="preserve">of </w:t>
      </w:r>
      <w:r w:rsidR="00597FF0" w:rsidRPr="00065484">
        <w:t>challenges faced by dyslexic individuals in establishing grapheme-to-phoneme mapping.</w:t>
      </w:r>
      <w:r w:rsidR="003047CD" w:rsidRPr="00065484">
        <w:t xml:space="preserve"> Decades of dyslexia research have documented the widespread and persistent deficits in </w:t>
      </w:r>
      <w:r w:rsidR="00955D59" w:rsidRPr="00065484">
        <w:t>auditory processing</w:t>
      </w:r>
      <w:r w:rsidR="003047CD" w:rsidRPr="00065484">
        <w:t xml:space="preserve"> </w:t>
      </w:r>
      <w:r w:rsidR="00955D59" w:rsidRPr="00065484">
        <w:t xml:space="preserve">in individuals with dyslexia </w:t>
      </w:r>
      <w:r w:rsidR="006E1CEE" w:rsidRPr="00065484">
        <w:fldChar w:fldCharType="begin"/>
      </w:r>
      <w:r w:rsidR="006E1CEE" w:rsidRPr="00065484">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fldChar w:fldCharType="separate"/>
      </w:r>
      <w:r w:rsidR="006E1CEE" w:rsidRPr="00065484">
        <w:rPr>
          <w:noProof/>
        </w:rPr>
        <w:t>(Ahissar et al., 2000; Amitay et al., 2002;</w:t>
      </w:r>
      <w:ins w:id="352" w:author="Author">
        <w:r w:rsidR="00861C3A">
          <w:rPr>
            <w:noProof/>
          </w:rPr>
          <w:t xml:space="preserve"> </w:t>
        </w:r>
        <w:r w:rsidR="00861C3A" w:rsidRPr="00861C3A">
          <w:rPr>
            <w:noProof/>
          </w:rPr>
          <w:t>Gertsovski &amp; Ahissar, 2022</w:t>
        </w:r>
        <w:r w:rsidR="00861C3A">
          <w:rPr>
            <w:noProof/>
          </w:rPr>
          <w:t>;</w:t>
        </w:r>
      </w:ins>
      <w:r w:rsidR="006E1CEE" w:rsidRPr="00065484">
        <w:rPr>
          <w:noProof/>
        </w:rPr>
        <w:t xml:space="preserve"> Goswami, 2002; Lorusso et al., 2014; Tallal &amp; Piercy, 1973; Ziegler et al., 2009)</w:t>
      </w:r>
      <w:r w:rsidR="006E1CEE" w:rsidRPr="00065484">
        <w:fldChar w:fldCharType="end"/>
      </w:r>
      <w:r w:rsidR="006E1CEE" w:rsidRPr="00065484">
        <w:t>.</w:t>
      </w:r>
      <w:r w:rsidR="00C822B2" w:rsidRPr="00065484">
        <w:t xml:space="preserve"> </w:t>
      </w:r>
      <w:r w:rsidR="0039711F" w:rsidRPr="00065484">
        <w:t>Specifically, i</w:t>
      </w:r>
      <w:r w:rsidR="00C822B2" w:rsidRPr="00065484">
        <w:t>ndividuals with dyslexia consistently show elevated discrimination thresholds</w:t>
      </w:r>
      <w:r w:rsidR="00FF0A55" w:rsidRPr="00065484">
        <w:t xml:space="preserve"> </w:t>
      </w:r>
      <w:r w:rsidR="00C822B2" w:rsidRPr="00065484">
        <w:t>on t</w:t>
      </w:r>
      <w:r w:rsidR="00955D59" w:rsidRPr="00065484">
        <w:t>one-frequency discrimination</w:t>
      </w:r>
      <w:r w:rsidR="00C822B2" w:rsidRPr="00065484">
        <w:t xml:space="preserve"> </w:t>
      </w:r>
      <w:r w:rsidR="0039711F" w:rsidRPr="00065484">
        <w:t xml:space="preserve">tasks </w:t>
      </w:r>
      <w:r w:rsidR="00C822B2" w:rsidRPr="00065484">
        <w:t xml:space="preserve">(reviewed in Witton et al., 2020). </w:t>
      </w:r>
      <w:r w:rsidR="004955F7" w:rsidRPr="00065484">
        <w:t xml:space="preserve">Processing of tone frequencies relies on sound representations in the earliest stages of the auditory system. </w:t>
      </w:r>
      <w:ins w:id="353" w:author="Author">
        <w:r w:rsidR="00B306FC" w:rsidRPr="00AE1F22">
          <w:rPr>
            <w:noProof/>
            <w:lang w:val="en"/>
          </w:rPr>
          <w:t>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ins>
    </w:p>
    <w:p w14:paraId="060603AC" w14:textId="107914B8" w:rsidR="005C3EB7" w:rsidRPr="00065484" w:rsidRDefault="00FF0A55" w:rsidP="005C3EB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rsidRPr="00065484">
        <w:t xml:space="preserve">The current study is in part consistent with prior SL findings in the literature on dyslexia. To date, the majority of SL studies in dyslexic adults and adolescents have only investigated a single sensory modality, </w:t>
      </w:r>
      <w:r w:rsidR="005C3EB7">
        <w:t>but</w:t>
      </w:r>
      <w:r w:rsidR="005C3EB7" w:rsidRPr="00065484">
        <w:t xml:space="preserve"> less efficient learning in </w:t>
      </w:r>
      <w:r w:rsidR="005C3EB7">
        <w:t xml:space="preserve">both </w:t>
      </w:r>
      <w:r w:rsidR="005C3EB7" w:rsidRPr="00065484">
        <w:t xml:space="preserve">ASL </w:t>
      </w:r>
      <w:r w:rsidR="005C3EB7" w:rsidRPr="00065484">
        <w:fldChar w:fldCharType="begin"/>
      </w:r>
      <w:r w:rsidR="005C3EB7" w:rsidRPr="00065484">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5C3EB7" w:rsidRPr="00065484">
        <w:fldChar w:fldCharType="separate"/>
      </w:r>
      <w:r w:rsidR="005C3EB7" w:rsidRPr="00065484">
        <w:t>(Dobó et al., 2021; Gabay et al., 2015; Kahta &amp; Schiff, 2019)</w:t>
      </w:r>
      <w:r w:rsidR="005C3EB7" w:rsidRPr="00065484">
        <w:fldChar w:fldCharType="end"/>
      </w:r>
      <w:r w:rsidR="005C3EB7">
        <w:t xml:space="preserve"> and</w:t>
      </w:r>
      <w:r w:rsidR="005C3EB7" w:rsidRPr="00065484">
        <w:t xml:space="preserve"> VSL </w:t>
      </w:r>
      <w:r w:rsidR="005C3EB7" w:rsidRPr="00065484">
        <w:fldChar w:fldCharType="begin"/>
      </w:r>
      <w:r w:rsidR="005C3EB7" w:rsidRPr="00065484">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5C3EB7" w:rsidRPr="00065484">
        <w:fldChar w:fldCharType="separate"/>
      </w:r>
      <w:r w:rsidR="005C3EB7" w:rsidRPr="00065484">
        <w:rPr>
          <w:noProof/>
        </w:rPr>
        <w:t>(Kahta &amp; Schiff, 2016; Sigurdardottir et al., 2017)</w:t>
      </w:r>
      <w:r w:rsidR="005C3EB7" w:rsidRPr="00065484">
        <w:fldChar w:fldCharType="end"/>
      </w:r>
      <w:r w:rsidR="005C3EB7" w:rsidRPr="00065484">
        <w:t xml:space="preserve"> ha</w:t>
      </w:r>
      <w:r w:rsidR="005C3EB7">
        <w:t>s</w:t>
      </w:r>
      <w:r w:rsidR="005C3EB7" w:rsidRPr="00065484">
        <w:t xml:space="preserve"> been documented. Notably, the impairment in SL seems to hinge on the implicit nature of the task, </w:t>
      </w:r>
      <w:r w:rsidR="005C3EB7" w:rsidRPr="00065484">
        <w:lastRenderedPageBreak/>
        <w:t xml:space="preserve">because no behavioral difference was found when dyslexic adults were either informed of the embedded statistical patterns prior to learning or became </w:t>
      </w:r>
      <w:commentRangeStart w:id="354"/>
      <w:del w:id="355" w:author="Author">
        <w:r w:rsidR="005C3EB7" w:rsidRPr="00065484" w:rsidDel="006E19BB">
          <w:delText>vaguely</w:delText>
        </w:r>
        <w:commentRangeEnd w:id="354"/>
        <w:r w:rsidR="005C3EB7" w:rsidDel="006E19BB">
          <w:rPr>
            <w:rStyle w:val="CommentReference"/>
          </w:rPr>
          <w:commentReference w:id="354"/>
        </w:r>
        <w:r w:rsidR="005C3EB7" w:rsidRPr="00065484" w:rsidDel="006E19BB">
          <w:delText xml:space="preserve"> </w:delText>
        </w:r>
      </w:del>
      <w:ins w:id="356" w:author="Author">
        <w:r w:rsidR="006E19BB">
          <w:t>partially</w:t>
        </w:r>
        <w:r w:rsidR="006E19BB" w:rsidRPr="00065484">
          <w:t xml:space="preserve"> </w:t>
        </w:r>
      </w:ins>
      <w:r w:rsidR="005C3EB7" w:rsidRPr="00065484">
        <w:t xml:space="preserve">aware of the embedded patterns after learning (Kahta &amp; Schiff, 2016; Sigurdardottir et al., 2017). The visual saliency of </w:t>
      </w:r>
      <w:r w:rsidR="005C3EB7">
        <w:t>the</w:t>
      </w:r>
      <w:r w:rsidR="005C3EB7" w:rsidRPr="00065484">
        <w:t xml:space="preserve"> cartoon alien stimuli</w:t>
      </w:r>
      <w:r w:rsidR="005C3EB7">
        <w:t xml:space="preserve"> in the present study</w:t>
      </w:r>
      <w:r w:rsidR="005C3EB7" w:rsidRPr="00065484">
        <w:t xml:space="preserve">, together with our target-detection cover task, may have boosted attention to the stimuli and therefore facilitated learning </w:t>
      </w:r>
      <w:r w:rsidR="005C3EB7" w:rsidRPr="00065484">
        <w:fldChar w:fldCharType="begin"/>
      </w:r>
      <w:r w:rsidR="005C3EB7" w:rsidRPr="00065484">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5C3EB7" w:rsidRPr="00065484">
        <w:fldChar w:fldCharType="separate"/>
      </w:r>
      <w:r w:rsidR="005C3EB7" w:rsidRPr="00065484">
        <w:rPr>
          <w:noProof/>
        </w:rPr>
        <w:t>(Schneider et al., 2020; Toro et al., 2005; Turk-Browne et al., 2005)</w:t>
      </w:r>
      <w:r w:rsidR="005C3EB7" w:rsidRPr="00065484">
        <w:fldChar w:fldCharType="end"/>
      </w:r>
      <w:r w:rsidR="005C3EB7" w:rsidRPr="00065484">
        <w:t>.</w:t>
      </w:r>
    </w:p>
    <w:p w14:paraId="1DC2FA2C" w14:textId="45E18535" w:rsidR="00932B9C" w:rsidRDefault="00FF0A55" w:rsidP="00B370B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357" w:author="Author"/>
        </w:rPr>
      </w:pPr>
      <w:r w:rsidRPr="00065484">
        <w:tab/>
      </w:r>
      <w:ins w:id="358" w:author="Author">
        <w:r w:rsidR="00B370B6" w:rsidRPr="00B370B6">
          <w:t xml:space="preserve">Individuals with dyslexia often use compensatory strategies for reading, such as relying on explicit strategies (Ullman and Pullman, 2015; Moojen et al., 2020), visuospatial abilities (Goulandris &amp; Snowling, 1991; Snowling &amp; Hulme, 1989; Bacon &amp; Handley, 2014), and contextual cues (Perfetti &amp; Roth, 1981; Stanovich, 1980; Ben-Dror et al., 1991; Bruck, 1990). In </w:t>
        </w:r>
        <w:r w:rsidR="00B370B6">
          <w:t>the current</w:t>
        </w:r>
        <w:r w:rsidR="00B370B6" w:rsidRPr="00B370B6">
          <w:t xml:space="preserve"> study, we found a significant positive relationship between visual statistical learning and phonological awareness, as well as between learning on the </w:t>
        </w:r>
      </w:ins>
      <w:r w:rsidR="00FA39A3">
        <w:t>rotary</w:t>
      </w:r>
      <w:ins w:id="359" w:author="Author">
        <w:r w:rsidR="00B370B6" w:rsidRPr="00B370B6">
          <w:t xml:space="preserve"> pursuit task and word decoding, but only in the dyslexia group. These findings suggest that individuals who had better skill learning on the </w:t>
        </w:r>
      </w:ins>
      <w:r w:rsidR="00FA39A3">
        <w:t>rotary</w:t>
      </w:r>
      <w:ins w:id="360" w:author="Author">
        <w:r w:rsidR="00FA39A3" w:rsidRPr="00B370B6">
          <w:t xml:space="preserve"> </w:t>
        </w:r>
        <w:r w:rsidR="00B370B6" w:rsidRPr="00B370B6">
          <w:t>pursuit task and those with superior visual statistical skills were better able to develop their reading</w:t>
        </w:r>
        <w:r w:rsidR="00B370B6">
          <w:t>-related</w:t>
        </w:r>
        <w:r w:rsidR="00B370B6" w:rsidRPr="00B370B6">
          <w:t xml:space="preserve"> abilities (although the directionality of these effects cannot be established). </w:t>
        </w:r>
      </w:ins>
      <w:r w:rsidR="003644D6" w:rsidRPr="003644D6">
        <w:t>These correlations raise the possibility that intact procedural and implicit memory mechanisms are resources for compensatory gains in reading rather than part of the reason for reading difficulty in dyslexia.</w:t>
      </w:r>
      <w:r w:rsidR="003644D6">
        <w:t xml:space="preserve"> </w:t>
      </w:r>
      <w:ins w:id="361" w:author="Author">
        <w:r w:rsidR="00B370B6" w:rsidRPr="00B370B6">
          <w:t>However, as these effects were specific to certain tasks and not others (such as mirror tracing or auditory statistical learning), further research is needed to fully understand the underlying mechanisms of these compensatory pathways.</w:t>
        </w:r>
      </w:ins>
    </w:p>
    <w:p w14:paraId="5B98520E" w14:textId="723E7CEC" w:rsidR="00F62F19" w:rsidRPr="00065484" w:rsidRDefault="00BB5E3B"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t>The present</w:t>
      </w:r>
      <w:r w:rsidR="00F62F19" w:rsidRPr="00065484">
        <w:t xml:space="preserve"> study has a few methodological limitations. First, the mode</w:t>
      </w:r>
      <w:r w:rsidR="00D337DE" w:rsidRPr="00065484">
        <w:t>st</w:t>
      </w:r>
      <w:r w:rsidR="00F62F19" w:rsidRPr="00065484">
        <w:t xml:space="preserve"> number of participants could have obscured small learning deficit</w:t>
      </w:r>
      <w:r w:rsidR="006C3AA3" w:rsidRPr="00065484">
        <w:t>s</w:t>
      </w:r>
      <w:r w:rsidR="00F62F19" w:rsidRPr="00065484">
        <w:t>. There is evidence that group differences</w:t>
      </w:r>
      <w:r w:rsidR="00D337DE" w:rsidRPr="00065484">
        <w:t xml:space="preserve"> in SRT learning</w:t>
      </w:r>
      <w:r w:rsidR="00F62F19" w:rsidRPr="00065484">
        <w:t xml:space="preserve"> have small effect sizes, but such differences are more robust for SL </w:t>
      </w:r>
      <w:r w:rsidR="000457F0" w:rsidRPr="00065484">
        <w:fldChar w:fldCharType="begin"/>
      </w:r>
      <w:r w:rsidR="000457F0" w:rsidRPr="00065484">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fldChar w:fldCharType="separate"/>
      </w:r>
      <w:r w:rsidR="000457F0" w:rsidRPr="00065484">
        <w:rPr>
          <w:noProof/>
        </w:rPr>
        <w:t>(West et al., 2021)</w:t>
      </w:r>
      <w:r w:rsidR="000457F0" w:rsidRPr="00065484">
        <w:fldChar w:fldCharType="end"/>
      </w:r>
      <w:r w:rsidR="000457F0" w:rsidRPr="00065484">
        <w:t xml:space="preserve">. </w:t>
      </w:r>
      <w:r w:rsidR="00F62F19" w:rsidRPr="00065484">
        <w:t xml:space="preserve">Further, the group with dyslexia had slightly stronger learning effects than the typically learning group on both VSL and mirror tracing. Thus, </w:t>
      </w:r>
      <w:r w:rsidR="00D337DE" w:rsidRPr="00065484">
        <w:t xml:space="preserve">the </w:t>
      </w:r>
      <w:r w:rsidR="00F62F19" w:rsidRPr="00065484">
        <w:t xml:space="preserve">overall findings of intact learning in the present study appear robust. Second, as indicated by a lower hit rate, the target detection cover task in ASL was </w:t>
      </w:r>
      <w:r w:rsidR="00D337DE" w:rsidRPr="00065484">
        <w:t xml:space="preserve">a </w:t>
      </w:r>
      <w:r w:rsidR="00F62F19" w:rsidRPr="00065484">
        <w:t xml:space="preserve">more difficult task </w:t>
      </w:r>
      <w:r w:rsidR="00D337DE" w:rsidRPr="00065484">
        <w:t>than the one in</w:t>
      </w:r>
      <w:r w:rsidR="00F62F19" w:rsidRPr="00065484">
        <w:t xml:space="preserve"> VSL. As a result, ASL could have been more influenced by perceptual or attentional differences during learning. During ASL, neither group showed any evidence of </w:t>
      </w:r>
      <w:r w:rsidR="00D337DE" w:rsidRPr="00065484">
        <w:t>response-time</w:t>
      </w:r>
      <w:r w:rsidR="00F62F19" w:rsidRPr="00065484">
        <w:t xml:space="preserve"> acceleration. Previous studies observed similar null results at the group level in ASL (e.g., Qi et al., 2019; Schneider et al., 2020), but individual differences in ASL </w:t>
      </w:r>
      <w:r w:rsidR="00D337DE" w:rsidRPr="00065484">
        <w:t>response-time</w:t>
      </w:r>
      <w:r w:rsidR="00F62F19" w:rsidRPr="00065484">
        <w:t xml:space="preserve"> acceleration can still serve as a valuable predictor for reading-related skills. </w:t>
      </w:r>
      <w:r w:rsidR="00F62F19" w:rsidRPr="00065484">
        <w:lastRenderedPageBreak/>
        <w:t xml:space="preserve">For example, neurotypical children’s ASL </w:t>
      </w:r>
      <w:r w:rsidR="00D337DE" w:rsidRPr="00065484">
        <w:t xml:space="preserve">response-time </w:t>
      </w:r>
      <w:r w:rsidR="00F62F19" w:rsidRPr="00065484">
        <w:t>slope</w:t>
      </w:r>
      <w:r w:rsidR="005C3EB7">
        <w:t xml:space="preserve">s were </w:t>
      </w:r>
      <w:r w:rsidR="00F62F19" w:rsidRPr="00065484">
        <w:t>significantly related to decoding skills, which was mediated by phonological awareness (Qi et al., 2019).  Third, our SL measures, despite capturing both online and offline learning, are not sufficient to tease apart learning and retrieval mechanisms. The above-chance 2AFC accuracy does not depend on RT acceleration, nor is RT acceleration solely driven by pattern learning. Future research</w:t>
      </w:r>
      <w:r w:rsidR="00D337DE" w:rsidRPr="00065484">
        <w:t>,</w:t>
      </w:r>
      <w:r w:rsidR="00F62F19" w:rsidRPr="00065484">
        <w:t xml:space="preserve"> </w:t>
      </w:r>
      <w:r w:rsidR="00D337DE" w:rsidRPr="00065484">
        <w:t xml:space="preserve">potentially </w:t>
      </w:r>
      <w:r w:rsidR="00F62F19" w:rsidRPr="00065484">
        <w:t>with neuroimaging</w:t>
      </w:r>
      <w:r w:rsidR="00D337DE" w:rsidRPr="00065484">
        <w:t>,</w:t>
      </w:r>
      <w:r w:rsidR="00F62F19" w:rsidRPr="00065484">
        <w:t xml:space="preserve"> is necessary to pinpoint which </w:t>
      </w:r>
      <w:r w:rsidR="00D337DE" w:rsidRPr="00065484">
        <w:t xml:space="preserve">learning </w:t>
      </w:r>
      <w:r w:rsidR="00F62F19" w:rsidRPr="00065484">
        <w:t>subprocess</w:t>
      </w:r>
      <w:r w:rsidR="00D337DE" w:rsidRPr="00065484">
        <w:t>es</w:t>
      </w:r>
      <w:r w:rsidR="00F62F19" w:rsidRPr="00065484">
        <w:t xml:space="preserve"> </w:t>
      </w:r>
      <w:r w:rsidR="00D337DE" w:rsidRPr="00065484">
        <w:t>are</w:t>
      </w:r>
      <w:r w:rsidR="00F62F19" w:rsidRPr="00065484">
        <w:t xml:space="preserve"> more vulnerable </w:t>
      </w:r>
      <w:r w:rsidR="00D337DE" w:rsidRPr="00065484">
        <w:t xml:space="preserve">to disruption </w:t>
      </w:r>
      <w:r w:rsidR="00F62F19" w:rsidRPr="00065484">
        <w:t xml:space="preserve">in dyslexia. </w:t>
      </w:r>
    </w:p>
    <w:p w14:paraId="7D90D366" w14:textId="5EBAE296"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In conclusion, our study combining four classic procedural learning and statistical learning tasks provides converging evidence against </w:t>
      </w:r>
      <w:r w:rsidR="00D337DE" w:rsidRPr="00065484">
        <w:t xml:space="preserve">a </w:t>
      </w:r>
      <w:r w:rsidRPr="00065484">
        <w:t>domain-general procedural learning deficit in dyslexi</w:t>
      </w:r>
      <w:r w:rsidR="00D337DE" w:rsidRPr="00065484">
        <w:t>c</w:t>
      </w:r>
      <w:r w:rsidRPr="00065484">
        <w:t xml:space="preserve"> adults. Even though a shared subcortical contribution to procedural learning across all four tasks is well-documented </w:t>
      </w:r>
      <w:r w:rsidR="002D421E" w:rsidRPr="00065484">
        <w:fldChar w:fldCharType="begin"/>
      </w:r>
      <w:r w:rsidR="002D421E" w:rsidRPr="00065484">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fldChar w:fldCharType="separate"/>
      </w:r>
      <w:r w:rsidR="002D421E" w:rsidRPr="00065484">
        <w:rPr>
          <w:noProof/>
        </w:rPr>
        <w:t>(Janacsek et al., 2022)</w:t>
      </w:r>
      <w:r w:rsidR="002D421E" w:rsidRPr="00065484">
        <w:fldChar w:fldCharType="end"/>
      </w:r>
      <w:r w:rsidR="002D421E" w:rsidRPr="00065484">
        <w:t>,</w:t>
      </w:r>
      <w:r w:rsidRPr="00065484">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w:t>
      </w:r>
      <w:r w:rsidR="005C3EB7">
        <w:t>broad</w:t>
      </w:r>
      <w:r w:rsidRPr="00065484">
        <w:t xml:space="preserve"> procedural dysfunctions governed by the core subcortical circuitry involving basal ganglia </w:t>
      </w:r>
      <w:r w:rsidR="002D421E" w:rsidRPr="00065484">
        <w:fldChar w:fldCharType="begin"/>
      </w:r>
      <w:r w:rsidR="002D421E" w:rsidRPr="00065484">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fldChar w:fldCharType="separate"/>
      </w:r>
      <w:r w:rsidR="002D421E" w:rsidRPr="00065484">
        <w:rPr>
          <w:noProof/>
        </w:rPr>
        <w:t>(Krishnan et al., 2016; c.f. Ullman et al., 2020)</w:t>
      </w:r>
      <w:r w:rsidR="002D421E" w:rsidRPr="00065484">
        <w:fldChar w:fldCharType="end"/>
      </w:r>
      <w:r w:rsidR="002D421E" w:rsidRPr="00065484">
        <w:t>.</w:t>
      </w:r>
      <w:r w:rsidRPr="00065484">
        <w:t xml:space="preserve"> Instead, our findings suggest reading acquisition in dyslexic individuals might be constrained specifically by neural substrates of auditory processing</w:t>
      </w:r>
      <w:r w:rsidR="00D337DE" w:rsidRPr="00065484">
        <w:t xml:space="preserve"> and </w:t>
      </w:r>
      <w:r w:rsidRPr="00065484">
        <w:t xml:space="preserve">learning, providing support for a multi-component and pluralist view of learning </w:t>
      </w:r>
      <w:r w:rsidR="002D421E" w:rsidRPr="00065484">
        <w:fldChar w:fldCharType="begin"/>
      </w:r>
      <w:r w:rsidR="00103D0C" w:rsidRPr="00065484">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fldChar w:fldCharType="separate"/>
      </w:r>
      <w:r w:rsidR="00103D0C" w:rsidRPr="00065484">
        <w:rPr>
          <w:noProof/>
        </w:rPr>
        <w:t>(Bogaerts et al., 2022; Frost et al., 2019)</w:t>
      </w:r>
      <w:r w:rsidR="002D421E" w:rsidRPr="00065484">
        <w:fldChar w:fldCharType="end"/>
      </w:r>
      <w:r w:rsidR="00103D0C" w:rsidRPr="00065484">
        <w:t>.</w:t>
      </w:r>
      <w:r w:rsidRPr="00065484">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6DB8867E" w14:textId="77777777" w:rsidR="00065484" w:rsidRDefault="00065484">
      <w:pPr>
        <w:rPr>
          <w:b/>
          <w:bCs/>
        </w:rPr>
      </w:pPr>
      <w:r>
        <w:rPr>
          <w:b/>
          <w:bCs/>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r w:rsidRPr="00065484">
        <w:rPr>
          <w:b/>
          <w:bCs/>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p>
    <w:p w14:paraId="498D7AC5" w14:textId="77777777" w:rsidR="007268D5" w:rsidRPr="00065484" w:rsidRDefault="006C0E00" w:rsidP="007268D5">
      <w:pPr>
        <w:pStyle w:val="Bibliography"/>
        <w:rPr>
          <w:rFonts w:ascii="Times New Roman" w:hAnsi="Times New Roman" w:cs="Times New Roman"/>
        </w:rPr>
      </w:pPr>
      <w:r w:rsidRPr="00243FDD">
        <w:rPr>
          <w:rFonts w:ascii="Times New Roman" w:hAnsi="Times New Roman" w:cs="Times New Roman"/>
        </w:rPr>
        <w:fldChar w:fldCharType="begin"/>
      </w:r>
      <w:r w:rsidRPr="00243FDD">
        <w:rPr>
          <w:rFonts w:ascii="Times New Roman" w:hAnsi="Times New Roman" w:cs="Times New Roman"/>
        </w:rPr>
        <w:instrText xml:space="preserve"> ADDIN ZOTERO_BIBL {"uncited":[],"omitted":[],"custom":[]} CSL_BIBLIOGRAPHY </w:instrText>
      </w:r>
      <w:r w:rsidRPr="00243FDD">
        <w:rPr>
          <w:rFonts w:ascii="Times New Roman" w:hAnsi="Times New Roman" w:cs="Times New Roman"/>
        </w:rPr>
        <w:fldChar w:fldCharType="separate"/>
      </w:r>
      <w:r w:rsidR="007268D5" w:rsidRPr="00065484">
        <w:rPr>
          <w:rFonts w:ascii="Times New Roman" w:hAnsi="Times New Roman" w:cs="Times New Roman"/>
        </w:rPr>
        <w:t xml:space="preserve">Ahissar, M., Protopapas, A., Reid, M., &amp; Merzenich, M. M. (2000). Auditory processing parallels reading abilities in adults. </w:t>
      </w:r>
      <w:r w:rsidR="007268D5" w:rsidRPr="00243FDD">
        <w:rPr>
          <w:rFonts w:ascii="Times New Roman" w:hAnsi="Times New Roman" w:cs="Times New Roman"/>
        </w:rPr>
        <w:t>Proceedings of the National Academy of Sciences</w:t>
      </w:r>
      <w:r w:rsidR="007268D5" w:rsidRPr="00065484">
        <w:rPr>
          <w:rFonts w:ascii="Times New Roman" w:hAnsi="Times New Roman" w:cs="Times New Roman"/>
        </w:rPr>
        <w:t xml:space="preserve">, </w:t>
      </w:r>
      <w:r w:rsidR="007268D5" w:rsidRPr="00243FDD">
        <w:rPr>
          <w:rFonts w:ascii="Times New Roman" w:hAnsi="Times New Roman" w:cs="Times New Roman"/>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Amitay, S., Ben‐Yehudah, G., Banai, K., &amp; Ahissar, M. (2002). Disabled readers suffer from visual and auditory impairments but not from a specific magnocellular deficit.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(2018). Reading as statistical learning. </w:t>
      </w:r>
      <w:r w:rsidRPr="00243FDD">
        <w:rPr>
          <w:rFonts w:ascii="Times New Roman" w:hAnsi="Times New Roman" w:cs="Times New Roman"/>
        </w:rPr>
        <w:t>Language, Speech, and Hearing Services in Schools</w:t>
      </w:r>
      <w:r w:rsidRPr="00065484">
        <w:rPr>
          <w:rFonts w:ascii="Times New Roman" w:hAnsi="Times New Roman" w:cs="Times New Roman"/>
        </w:rPr>
        <w:t xml:space="preserve">, </w:t>
      </w:r>
      <w:r w:rsidRPr="00243FDD">
        <w:rPr>
          <w:rFonts w:ascii="Times New Roman" w:hAnsi="Times New Roman" w:cs="Times New Roman"/>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&amp; Simpson, I. C. (2012). Statistical learning is related to reading ability in children and adults. </w:t>
      </w:r>
      <w:r w:rsidRPr="00243FDD">
        <w:rPr>
          <w:rFonts w:ascii="Times New Roman" w:hAnsi="Times New Roman" w:cs="Times New Roman"/>
        </w:rPr>
        <w:t>Cognitive Science</w:t>
      </w:r>
      <w:r w:rsidRPr="00065484">
        <w:rPr>
          <w:rFonts w:ascii="Times New Roman" w:hAnsi="Times New Roman" w:cs="Times New Roman"/>
        </w:rPr>
        <w:t xml:space="preserve">, </w:t>
      </w:r>
      <w:r w:rsidRPr="00243FDD">
        <w:rPr>
          <w:rFonts w:ascii="Times New Roman" w:hAnsi="Times New Roman" w:cs="Times New Roman"/>
        </w:rPr>
        <w:t>36</w:t>
      </w:r>
      <w:r w:rsidRPr="00065484">
        <w:rPr>
          <w:rFonts w:ascii="Times New Roman" w:hAnsi="Times New Roman" w:cs="Times New Roman"/>
        </w:rPr>
        <w:t>(2), 286–304.</w:t>
      </w:r>
    </w:p>
    <w:p w14:paraId="48E343BD" w14:textId="67F6AC2E"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Aslin, R. N., &amp; Newport, E. L. (2008). What statistical learning can and can’t tell us about language acquisition. In </w:t>
      </w:r>
      <w:r w:rsidRPr="00243FDD">
        <w:rPr>
          <w:rFonts w:ascii="Times New Roman" w:hAnsi="Times New Roman" w:cs="Times New Roman"/>
        </w:rPr>
        <w:t>Infant pathways to language</w:t>
      </w:r>
      <w:r w:rsidRPr="00065484">
        <w:rPr>
          <w:rFonts w:ascii="Times New Roman" w:hAnsi="Times New Roman" w:cs="Times New Roman"/>
        </w:rPr>
        <w:t xml:space="preserve"> (pp. 33–48). Psychology Press.</w:t>
      </w:r>
    </w:p>
    <w:p w14:paraId="7D385EBD" w14:textId="6FA072BE" w:rsidR="007D43DD" w:rsidRPr="007D43DD" w:rsidRDefault="007D43DD" w:rsidP="007D43DD">
      <w:pPr>
        <w:pStyle w:val="Bibliography"/>
        <w:rPr>
          <w:rFonts w:ascii="Times New Roman" w:hAnsi="Times New Roman" w:cs="Times New Roman"/>
        </w:rPr>
      </w:pPr>
      <w:ins w:id="362" w:author="Author">
        <w:r w:rsidRPr="00243FDD">
          <w:rPr>
            <w:rFonts w:ascii="Times New Roman" w:hAnsi="Times New Roman" w:cs="Times New Roman"/>
          </w:rPr>
          <w:t>Bacon, A. M., &amp; Handley, S. J. (2014). Reasoning and dyslexia: A spatial strategy may impede reasoning with visually rich information. British Journal of Psychology, 105(1), 114-131.</w:t>
        </w:r>
      </w:ins>
    </w:p>
    <w:p w14:paraId="51AA87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Banai, K., Hornickel, J., Skoe, E., Nicol, T., Zecker, S., &amp; Kraus, N. (2009). Reading and subcortical auditory function. </w:t>
      </w:r>
      <w:r w:rsidRPr="00243FDD">
        <w:rPr>
          <w:rFonts w:ascii="Times New Roman" w:hAnsi="Times New Roman" w:cs="Times New Roman"/>
        </w:rPr>
        <w:t>Cerebral Cortex</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243FDD">
        <w:rPr>
          <w:rFonts w:ascii="Times New Roman" w:hAnsi="Times New Roman" w:cs="Times New Roman"/>
        </w:rPr>
        <w:t>Frontiers in Psychology</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Basu, M., Krishnan, A., &amp; Weber‐Fox, C. (2010). Brainstem correlates of temporal auditory processing in children with specific language impairment.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Batterink, L. J., Reber, P. J., Neville, H. J., &amp; Paller, K. A. (2015). Implicit and explicit contributions to statistical learning.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83</w:t>
      </w:r>
      <w:r w:rsidRPr="00065484">
        <w:rPr>
          <w:rFonts w:ascii="Times New Roman" w:hAnsi="Times New Roman" w:cs="Times New Roman"/>
        </w:rPr>
        <w:t>, 62–78.</w:t>
      </w:r>
    </w:p>
    <w:p w14:paraId="0EF58C8D" w14:textId="782CFE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243FDD">
        <w:rPr>
          <w:rFonts w:ascii="Times New Roman" w:hAnsi="Times New Roman" w:cs="Times New Roman"/>
        </w:rPr>
        <w:t>Implicit learning: Theoretical and empirical issues</w:t>
      </w:r>
      <w:r w:rsidRPr="00065484">
        <w:rPr>
          <w:rFonts w:ascii="Times New Roman" w:hAnsi="Times New Roman" w:cs="Times New Roman"/>
        </w:rPr>
        <w:t>. Psychology Press.</w:t>
      </w:r>
    </w:p>
    <w:p w14:paraId="109BD5C2" w14:textId="77777777" w:rsidR="007D43DD" w:rsidRPr="00243FDD" w:rsidRDefault="007D43DD" w:rsidP="007D43DD">
      <w:pPr>
        <w:pStyle w:val="Bibliography"/>
        <w:rPr>
          <w:ins w:id="363" w:author="Author"/>
          <w:rFonts w:ascii="Times New Roman" w:hAnsi="Times New Roman" w:cs="Times New Roman"/>
        </w:rPr>
      </w:pPr>
      <w:ins w:id="364" w:author="Author">
        <w:r w:rsidRPr="00243FDD">
          <w:rPr>
            <w:rFonts w:ascii="Times New Roman" w:hAnsi="Times New Roman" w:cs="Times New Roman"/>
          </w:rPr>
          <w:lastRenderedPageBreak/>
          <w:t>Ben-Dror, I., Pollatsek, A., &amp; Scarpati, S. (1991). Word identification in isolation and in context by college dyslexic students. Brain and Language, 40(4), 471-490.</w:t>
        </w:r>
      </w:ins>
    </w:p>
    <w:p w14:paraId="713DA0AB" w14:textId="77777777" w:rsidR="007D43DD" w:rsidRPr="007D43DD" w:rsidRDefault="007D43DD" w:rsidP="007D43DD">
      <w:pPr>
        <w:rPr>
          <w:lang w:val="en"/>
        </w:rPr>
      </w:pP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Willcutt, E. G., &amp; Pennington, B. F. (2012). Understanding the comorbidity between dyslexia and attention-deficit/hyperactivity disorder. </w:t>
      </w:r>
      <w:r w:rsidRPr="00243FDD">
        <w:rPr>
          <w:rFonts w:ascii="Times New Roman" w:hAnsi="Times New Roman" w:cs="Times New Roman"/>
        </w:rPr>
        <w:t>Topics in Language Disorders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Frost, R., &amp; Christiansen, M. H. (2020). Integrating statistical learning into cognitive science.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(1), 25–37.</w:t>
      </w:r>
    </w:p>
    <w:p w14:paraId="02C7EF65" w14:textId="5C8B137B"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Shankweiler, D., &amp; Mann, V. (1983). Speech perception and memory coding in relation to reading ability. </w:t>
      </w:r>
      <w:r w:rsidRPr="00243FDD">
        <w:rPr>
          <w:rFonts w:ascii="Times New Roman" w:hAnsi="Times New Roman" w:cs="Times New Roman"/>
        </w:rPr>
        <w:t>Journal of Experimental Child Psychology</w:t>
      </w:r>
      <w:r w:rsidRPr="00065484">
        <w:rPr>
          <w:rFonts w:ascii="Times New Roman" w:hAnsi="Times New Roman" w:cs="Times New Roman"/>
        </w:rPr>
        <w:t xml:space="preserve">, </w:t>
      </w:r>
      <w:r w:rsidRPr="00243FDD">
        <w:rPr>
          <w:rFonts w:ascii="Times New Roman" w:hAnsi="Times New Roman" w:cs="Times New Roman"/>
        </w:rPr>
        <w:t>35</w:t>
      </w:r>
      <w:r w:rsidRPr="00065484">
        <w:rPr>
          <w:rFonts w:ascii="Times New Roman" w:hAnsi="Times New Roman" w:cs="Times New Roman"/>
        </w:rPr>
        <w:t>(2), 345–367.</w:t>
      </w:r>
    </w:p>
    <w:p w14:paraId="5E774F48" w14:textId="3F42B007" w:rsidR="007D43DD" w:rsidRPr="007D43DD" w:rsidRDefault="007D43DD" w:rsidP="007D43DD">
      <w:pPr>
        <w:pStyle w:val="Bibliography"/>
        <w:rPr>
          <w:rFonts w:ascii="Times New Roman" w:hAnsi="Times New Roman" w:cs="Times New Roman"/>
        </w:rPr>
      </w:pPr>
      <w:ins w:id="365" w:author="Author">
        <w:r w:rsidRPr="00243FDD">
          <w:rPr>
            <w:rFonts w:ascii="Times New Roman" w:hAnsi="Times New Roman" w:cs="Times New Roman"/>
          </w:rPr>
          <w:t>Bruck, M. (1990). Word-recognition skills of adults with childhood diagnoses of dyslexia. Developmental Psychology, 26(3), 439-454.</w:t>
        </w:r>
      </w:ins>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Cerreta, A. G., Vickery, T. J., &amp; Berryhill, M. E. (2018). Visual statistical learning deficits in memory-impaired individuals. </w:t>
      </w:r>
      <w:r w:rsidRPr="00243FDD">
        <w:rPr>
          <w:rFonts w:ascii="Times New Roman" w:hAnsi="Times New Roman" w:cs="Times New Roman"/>
        </w:rPr>
        <w:t>Neurocase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Hornickel, J., Skoe, E., Nicol, T., &amp; Kraus, N. (2009). Context-dependent encoding in the human auditory brainstem relates to hearing speech in noise: Implications for developmental dyslexia. </w:t>
      </w:r>
      <w:r w:rsidRPr="00243FDD">
        <w:rPr>
          <w:rFonts w:ascii="Times New Roman" w:hAnsi="Times New Roman" w:cs="Times New Roman"/>
        </w:rPr>
        <w:t>Neuron</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243FDD">
        <w:rPr>
          <w:rFonts w:ascii="Times New Roman" w:hAnsi="Times New Roman" w:cs="Times New Roman"/>
        </w:rPr>
        <w:t>Topics in Cognitive Science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Keele, S. W. (1990). Attention and structure in sequence learning.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(2020). How does the brain learn environmental structure? Ten core principles for understanding the neurocognitive mechanisms of statistical learning.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243FDD">
        <w:rPr>
          <w:rFonts w:ascii="Times New Roman" w:hAnsi="Times New Roman" w:cs="Times New Roman"/>
        </w:rPr>
        <w:t>European Journal of Cognitive Psychology</w:t>
      </w:r>
      <w:r w:rsidRPr="00065484">
        <w:rPr>
          <w:rFonts w:ascii="Times New Roman" w:hAnsi="Times New Roman" w:cs="Times New Roman"/>
        </w:rPr>
        <w:t xml:space="preserve">, </w:t>
      </w:r>
      <w:r w:rsidRPr="00243FDD">
        <w:rPr>
          <w:rFonts w:ascii="Times New Roman" w:hAnsi="Times New Roman" w:cs="Times New Roman"/>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Pisoni, D. B. (2008). Neurocognitive basis of implicit learning of sequential structure and its relation to language processing.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Corkin, S. (1968). Acquisition of motor skill after bilateral medial temporal-lobe excision.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r w:rsidRPr="00243FDD">
        <w:rPr>
          <w:rFonts w:ascii="Times New Roman" w:hAnsi="Times New Roman" w:cs="Times New Roman"/>
        </w:rPr>
        <w:t>Diedenhofen, B. &amp; Musch, J. (2015). cocor: A Comprehensive Solution for the Statistical Comparison of Correlations. PLoS ONE, 10(4): e0121945. doi:10.1371/journal.pone.0121945</w:t>
      </w:r>
    </w:p>
    <w:p w14:paraId="59E914E2" w14:textId="6EE485BC"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Dobó, D., Lukics, K. S., Szőllősi, Á., Németh, K., &amp; Lukács, Á. (2021). Statistical learning and the effect of starting small in developmental dyslexia. </w:t>
      </w:r>
      <w:r w:rsidRPr="00243FDD">
        <w:rPr>
          <w:rFonts w:ascii="Times New Roman" w:hAnsi="Times New Roman" w:cs="Times New Roman"/>
        </w:rPr>
        <w:t>Journal of Speech, Language, and Hearing Research</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243FDD">
        <w:rPr>
          <w:rFonts w:ascii="Times New Roman" w:hAnsi="Times New Roman" w:cs="Times New Roman"/>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Emberson, L. L., Conway, C. M., &amp; Christiansen, M. H. (2011). Timing is everything: Changes in presentation rate have opposite effects on auditory and visual implicit statistical learning. </w:t>
      </w:r>
      <w:r w:rsidRPr="00243FDD">
        <w:rPr>
          <w:rFonts w:ascii="Times New Roman" w:hAnsi="Times New Roman" w:cs="Times New Roman"/>
        </w:rPr>
        <w:t>Quarterly Journal of Experimental Psychology</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243FDD">
        <w:rPr>
          <w:rFonts w:ascii="Times New Roman" w:hAnsi="Times New Roman" w:cs="Times New Roman"/>
        </w:rPr>
        <w:t>Developmental Review</w:t>
      </w:r>
      <w:r w:rsidRPr="00065484">
        <w:rPr>
          <w:rFonts w:ascii="Times New Roman" w:hAnsi="Times New Roman" w:cs="Times New Roman"/>
        </w:rPr>
        <w:t xml:space="preserve">, </w:t>
      </w:r>
      <w:r w:rsidRPr="00243FDD">
        <w:rPr>
          <w:rFonts w:ascii="Times New Roman" w:hAnsi="Times New Roman" w:cs="Times New Roman"/>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Folia, V., Uddén, J., Forkstam, C., Ingvar, M., Hagoort, P., &amp; Petersson, K. M. (2008). Implicit learning and dyslexia.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243FDD">
        <w:rPr>
          <w:rFonts w:ascii="Times New Roman" w:hAnsi="Times New Roman" w:cs="Times New Roman"/>
        </w:rPr>
        <w:t>Psychological Bulletin</w:t>
      </w:r>
      <w:r w:rsidRPr="00065484">
        <w:rPr>
          <w:rFonts w:ascii="Times New Roman" w:hAnsi="Times New Roman" w:cs="Times New Roman"/>
        </w:rPr>
        <w:t xml:space="preserve">, </w:t>
      </w:r>
      <w:r w:rsidRPr="00243FDD">
        <w:rPr>
          <w:rFonts w:ascii="Times New Roman" w:hAnsi="Times New Roman" w:cs="Times New Roman"/>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Siegelman, N., &amp; Christiansen, M. H. (2015). Domain generality versus modality specificity: The paradox of statistical learning.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Narkiss, A., &amp; Afek, L. (2013). What predicts successful literacy acquisition in a second language? </w:t>
      </w:r>
      <w:r w:rsidRPr="00243FDD">
        <w:rPr>
          <w:rFonts w:ascii="Times New Roman" w:hAnsi="Times New Roman" w:cs="Times New Roman"/>
        </w:rPr>
        <w:t>Psychological Science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&amp; Holt, L. L. (2015). Incidental learning of sound categories is impaired in developmental dyslexia.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Roark, C. L., &amp; Holt, L. L. (2022). </w:t>
      </w:r>
      <w:r w:rsidRPr="00243FDD">
        <w:rPr>
          <w:rFonts w:ascii="Times New Roman" w:hAnsi="Times New Roman" w:cs="Times New Roman"/>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Schiff, R., &amp; Vakil, E. (2012). Dissociation between the procedural learning of letter names and motor sequences in developmental dyslexia.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Vakil, E., Schiff, R., &amp; Holt, L. L. (2015). Probabilistic category learning in developmental dyslexia: Evidence from feedback and paired-associate weather prediction tasks.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(1993a).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(1993b).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505AE339" w14:textId="5488E23D" w:rsidR="007268D5"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Gabrieli, J. D., Stebbins, G. T., Singh, J., Willingham, D. B., &amp; Goetz, C. G. (1997). Intact mirror-tracing and impaired rotary-pursuit skill learning in patients with Huntington’s disease: Evidence for dissociable memory systems in skill learning.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(2), 272.</w:t>
      </w:r>
    </w:p>
    <w:p w14:paraId="26BF356F" w14:textId="77777777" w:rsidR="007D43DD" w:rsidRPr="00243FDD" w:rsidRDefault="007D43DD" w:rsidP="007D43DD">
      <w:pPr>
        <w:pStyle w:val="Bibliography"/>
        <w:rPr>
          <w:ins w:id="366" w:author="Author"/>
          <w:rFonts w:ascii="Times New Roman" w:hAnsi="Times New Roman" w:cs="Times New Roman"/>
        </w:rPr>
      </w:pPr>
      <w:ins w:id="367" w:author="Author">
        <w:r w:rsidRPr="00243FDD">
          <w:rPr>
            <w:rFonts w:ascii="Times New Roman" w:hAnsi="Times New Roman" w:cs="Times New Roman"/>
          </w:rPr>
          <w:t>Giannouli, V., &amp; Pavlidis, G. T. (2014). What can spelling errors tell us about the causes and treatment of dyslexia?. Support for Learning, 29(3), 244-260.</w:t>
        </w:r>
      </w:ins>
    </w:p>
    <w:p w14:paraId="225C0E56" w14:textId="77777777" w:rsidR="007D43DD" w:rsidRPr="007D43DD" w:rsidRDefault="007D43DD" w:rsidP="007D43DD">
      <w:pPr>
        <w:rPr>
          <w:lang w:val="en"/>
        </w:rPr>
      </w:pP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Heindel, W. C., Salmon, D. P., Shults, C. W., Walicke, P. A., &amp; Butters, N. (1989). Neuropsychological evidence for multiple implicit memory systems: A comparison of Alzheimer’s, Huntington’s, and Parkinson’s disease patients.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Chandrasekaran, B., Zecker, S., &amp; Kraus, N. (2011). Auditory brainstem measures predict reading and speech-in-noise perception in school-aged children. </w:t>
      </w:r>
      <w:r w:rsidRPr="00243FDD">
        <w:rPr>
          <w:rFonts w:ascii="Times New Roman" w:hAnsi="Times New Roman" w:cs="Times New Roman"/>
        </w:rPr>
        <w:t>Behavioural Brain Research</w:t>
      </w:r>
      <w:r w:rsidRPr="00065484">
        <w:rPr>
          <w:rFonts w:ascii="Times New Roman" w:hAnsi="Times New Roman" w:cs="Times New Roman"/>
        </w:rPr>
        <w:t xml:space="preserve">, </w:t>
      </w:r>
      <w:r w:rsidRPr="00243FDD">
        <w:rPr>
          <w:rFonts w:ascii="Times New Roman" w:hAnsi="Times New Roman" w:cs="Times New Roman"/>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&amp; Kraus, N. (2013). Unstable representation of sound: A biological marker of dyslexia.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Japikse, K. C., &amp; Eden, G. F. (2006). Dyslexics are impaired on implicit higher-order sequence learning, but not on implicit spatial context learning.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243FDD">
        <w:rPr>
          <w:rFonts w:ascii="Times New Roman" w:hAnsi="Times New Roman" w:cs="Times New Roman"/>
        </w:rPr>
        <w:t>R Found Stat Comput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Janacsek, K., Evans, T. M., Kiss, M., Shah, L., Blumenfeld, H., &amp; Ullman, M. T. (2022). Subcortical Cognition: The Fruit Below the Rind. </w:t>
      </w:r>
      <w:r w:rsidRPr="00243FDD">
        <w:rPr>
          <w:rFonts w:ascii="Times New Roman" w:hAnsi="Times New Roman" w:cs="Times New Roman"/>
        </w:rPr>
        <w:t>Annual Review of Neuroscience</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243FDD">
        <w:rPr>
          <w:rFonts w:ascii="Times New Roman" w:hAnsi="Times New Roman" w:cs="Times New Roman"/>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Kahta, S., &amp; Schiff, R. (2016). Implicit learning deficits among adults with developmental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Kahta, S., &amp; Schiff, R. (2019). Deficits in statistical leaning of auditory sequences among adults with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Karuza, E. A., Newport, E. L., Aslin, R. N., Starling, S. J., Tivarus, M. E., &amp; Bavelier, D. (2013). The neural correlates of statistical learning in a word segmentation task: An fMRI study. </w:t>
      </w:r>
      <w:r w:rsidRPr="00243FDD">
        <w:rPr>
          <w:rFonts w:ascii="Times New Roman" w:hAnsi="Times New Roman" w:cs="Times New Roman"/>
        </w:rPr>
        <w:t>Brain and Language</w:t>
      </w:r>
      <w:r w:rsidRPr="00065484">
        <w:rPr>
          <w:rFonts w:ascii="Times New Roman" w:hAnsi="Times New Roman" w:cs="Times New Roman"/>
        </w:rPr>
        <w:t xml:space="preserve">, </w:t>
      </w:r>
      <w:r w:rsidRPr="00243FDD">
        <w:rPr>
          <w:rFonts w:ascii="Times New Roman" w:hAnsi="Times New Roman" w:cs="Times New Roman"/>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243FDD">
        <w:rPr>
          <w:rFonts w:ascii="Times New Roman" w:hAnsi="Times New Roman" w:cs="Times New Roman"/>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Krishnan, S., Watkins, K. E., &amp; Bishop, D. V. (2016). Neurobiological basis of language learning difficulties.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Brockhoff, P. B., &amp; Christensen, R. H. B. (2016). Tests in linear mixed effects models.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Laforce Jr, R., &amp; Doyon, J. (2001). Distinct contribution of the striatum and cerebellum to motor learning. </w:t>
      </w:r>
      <w:r w:rsidRPr="00243FDD">
        <w:rPr>
          <w:rFonts w:ascii="Times New Roman" w:hAnsi="Times New Roman" w:cs="Times New Roman"/>
        </w:rPr>
        <w:t>Brain and Cognition</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Lorusso, M. L., Cantiani, C., &amp; Molteni, M. (2014). Age, dyslexia subtype and comorbidity modulate rapid auditory processing in developmental dyslexia. </w:t>
      </w:r>
      <w:r w:rsidRPr="00243FDD">
        <w:rPr>
          <w:rFonts w:ascii="Times New Roman" w:hAnsi="Times New Roman" w:cs="Times New Roman"/>
        </w:rPr>
        <w:t>Frontiers in Human Neuroscience</w:t>
      </w:r>
      <w:r w:rsidRPr="00065484">
        <w:rPr>
          <w:rFonts w:ascii="Times New Roman" w:hAnsi="Times New Roman" w:cs="Times New Roman"/>
        </w:rPr>
        <w:t xml:space="preserve">, </w:t>
      </w:r>
      <w:r w:rsidRPr="00243FDD">
        <w:rPr>
          <w:rFonts w:ascii="Times New Roman" w:hAnsi="Times New Roman" w:cs="Times New Roman"/>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Mazziotta, J. C., &amp; Dapretto, M. (2006). Cracking the language code: Neural mechanisms underlying speech parsing.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(29), 7629–7639.</w:t>
      </w:r>
    </w:p>
    <w:p w14:paraId="31817D88" w14:textId="3C4739DA"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243FDD">
        <w:rPr>
          <w:rFonts w:ascii="Times New Roman" w:hAnsi="Times New Roman" w:cs="Times New Roman"/>
        </w:rPr>
        <w:t>Trans Am Neurol Assoc</w:t>
      </w:r>
      <w:r w:rsidRPr="00065484">
        <w:rPr>
          <w:rFonts w:ascii="Times New Roman" w:hAnsi="Times New Roman" w:cs="Times New Roman"/>
        </w:rPr>
        <w:t xml:space="preserve">, </w:t>
      </w:r>
      <w:r w:rsidRPr="00243FDD">
        <w:rPr>
          <w:rFonts w:ascii="Times New Roman" w:hAnsi="Times New Roman" w:cs="Times New Roman"/>
        </w:rPr>
        <w:t>87</w:t>
      </w:r>
      <w:r w:rsidRPr="00065484">
        <w:rPr>
          <w:rFonts w:ascii="Times New Roman" w:hAnsi="Times New Roman" w:cs="Times New Roman"/>
        </w:rPr>
        <w:t>, 224–226.</w:t>
      </w:r>
    </w:p>
    <w:p w14:paraId="138341C1" w14:textId="74AC5432" w:rsidR="007D43DD" w:rsidRPr="007D43DD" w:rsidRDefault="007D43DD" w:rsidP="007D43DD">
      <w:pPr>
        <w:pStyle w:val="Bibliography"/>
        <w:rPr>
          <w:rFonts w:ascii="Times New Roman" w:hAnsi="Times New Roman" w:cs="Times New Roman"/>
        </w:rPr>
      </w:pPr>
      <w:ins w:id="368" w:author="Author">
        <w:r w:rsidRPr="00243FDD">
          <w:rPr>
            <w:rFonts w:ascii="Times New Roman" w:hAnsi="Times New Roman" w:cs="Times New Roman"/>
          </w:rPr>
          <w:t>Moojen, S. M. P., Gonçalves, H. A., Bassôa, A., Navas, A. L., de Jou, G., &amp; Miguel, E. S. (2020). Adults with dyslexia: how can they achieve academic success despite impairments in basic reading and writing abilities? The role of text structure sensitivity as a compensatory skill. Annals of Dyslexia, 70, 115-140.</w:t>
        </w:r>
      </w:ins>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Nakagawa, S., &amp; Schielzeth, H. (2013). A general and simple method for obtaining R2 from generalized linear mixed‐effects models. </w:t>
      </w:r>
      <w:r w:rsidRPr="00243FDD">
        <w:rPr>
          <w:rFonts w:ascii="Times New Roman" w:hAnsi="Times New Roman" w:cs="Times New Roman"/>
        </w:rPr>
        <w:t>Methods in Ecology and Evolution</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243FDD">
        <w:rPr>
          <w:rFonts w:ascii="Times New Roman" w:hAnsi="Times New Roman" w:cs="Times New Roman"/>
        </w:rPr>
        <w:t>TRENDS in Neurosciences</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learning and the cerebellum.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243FDD">
        <w:rPr>
          <w:rFonts w:ascii="Times New Roman" w:hAnsi="Times New Roman" w:cs="Times New Roman"/>
        </w:rPr>
        <w:t>Frontiers in Behavioral Neuroscience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Defior, S. (2016). Implicit learning of non-linguistic and linguistic regularities in children with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Nissen, M. J., &amp; Bullemer, P. (1987). Attentional requirements of learning: Evidence from performance measures. </w:t>
      </w:r>
      <w:r w:rsidRPr="00243FDD">
        <w:rPr>
          <w:rFonts w:ascii="Times New Roman" w:hAnsi="Times New Roman" w:cs="Times New Roman"/>
        </w:rPr>
        <w:t>Cognitive Psychology</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Hayiou-Thomas, M. E. (2022). </w:t>
      </w:r>
      <w:r w:rsidRPr="00243FDD">
        <w:rPr>
          <w:rFonts w:ascii="Times New Roman" w:hAnsi="Times New Roman" w:cs="Times New Roman"/>
        </w:rPr>
        <w:t>Limited Evidence Of An Association Between Language, Literacy And Procedural Learning In Typical And Atypical Development: A Meta-Analysis</w:t>
      </w:r>
      <w:r w:rsidRPr="00065484">
        <w:rPr>
          <w:rFonts w:ascii="Times New Roman" w:hAnsi="Times New Roman" w:cs="Times New Roman"/>
        </w:rPr>
        <w:t>.</w:t>
      </w:r>
    </w:p>
    <w:p w14:paraId="166DE045" w14:textId="69BB3469"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Centanni, T. M., Gaab, N., Kuperberg, G., Perrachione, T. K., &amp; Gabrieli, J. D. (2022). Speech-specific perceptual adaptation deficits in children and adults with dyslexia.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151</w:t>
      </w:r>
      <w:r w:rsidRPr="00065484">
        <w:rPr>
          <w:rFonts w:ascii="Times New Roman" w:hAnsi="Times New Roman" w:cs="Times New Roman"/>
        </w:rPr>
        <w:t>(7), 1556.</w:t>
      </w:r>
    </w:p>
    <w:p w14:paraId="4DD68F7D" w14:textId="34F96E59" w:rsidR="007D43DD" w:rsidRPr="007D43DD" w:rsidRDefault="007D43DD" w:rsidP="007D43DD">
      <w:pPr>
        <w:pStyle w:val="Bibliography"/>
        <w:rPr>
          <w:rFonts w:ascii="Times New Roman" w:hAnsi="Times New Roman" w:cs="Times New Roman"/>
        </w:rPr>
      </w:pPr>
      <w:ins w:id="369" w:author="Author">
        <w:r w:rsidRPr="00243FDD">
          <w:rPr>
            <w:rFonts w:ascii="Times New Roman" w:hAnsi="Times New Roman" w:cs="Times New Roman"/>
          </w:rPr>
          <w:t>Perfetti, C. A., &amp; Roth, S. (1981). Some of the interactive processes in reading and their role in reading skill. In A. M. Lesgold &amp; C. A. Perfetti (Eds.), Interactive processes in reading (pp. 269-297). Hillsdale, NJ: Lawrence Erlbaum Associates.</w:t>
        </w:r>
      </w:ins>
    </w:p>
    <w:p w14:paraId="1041666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Perruchet, P., &amp; Pacton, S. (2006). Implicit learning and statistical learning: One phenomenon, two approaches.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Georgan, W. C., Gabrieli, J. D., &amp; Arciuli, J. (2019). Hearing matters more than seeing: A cross-modality study of statistical learning and reading ability.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Ramus, F. (2003). Theories of developmental dyslexia: Insights from a multiple case study of dyslexic adults.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Saffran, J. R. (2010). Statistical learning and language acquisition. </w:t>
      </w:r>
      <w:r w:rsidRPr="00243FDD">
        <w:rPr>
          <w:rFonts w:ascii="Times New Roman" w:hAnsi="Times New Roman" w:cs="Times New Roman"/>
        </w:rPr>
        <w:t>Wiley Interdisciplinary Reviews: Cognitive Science</w:t>
      </w:r>
      <w:r w:rsidRPr="00065484">
        <w:rPr>
          <w:rFonts w:ascii="Times New Roman" w:hAnsi="Times New Roman" w:cs="Times New Roman"/>
        </w:rPr>
        <w:t xml:space="preserve">, </w:t>
      </w:r>
      <w:r w:rsidRPr="00243FDD">
        <w:rPr>
          <w:rFonts w:ascii="Times New Roman" w:hAnsi="Times New Roman" w:cs="Times New Roman"/>
        </w:rPr>
        <w:t>1</w:t>
      </w:r>
      <w:r w:rsidRPr="00065484">
        <w:rPr>
          <w:rFonts w:ascii="Times New Roman" w:hAnsi="Times New Roman" w:cs="Times New Roman"/>
        </w:rPr>
        <w:t>(6), 906–914.</w:t>
      </w:r>
    </w:p>
    <w:p w14:paraId="2320F408" w14:textId="77777777" w:rsidR="00766866" w:rsidRDefault="007268D5" w:rsidP="00766866">
      <w:pPr>
        <w:pStyle w:val="Bibliography"/>
        <w:rPr>
          <w:rFonts w:ascii="Times New Roman" w:hAnsi="Times New Roman" w:cs="Times New Roman"/>
        </w:rPr>
      </w:pPr>
      <w:r w:rsidRPr="00065484">
        <w:rPr>
          <w:rFonts w:ascii="Times New Roman" w:hAnsi="Times New Roman" w:cs="Times New Roman"/>
        </w:rPr>
        <w:t xml:space="preserve">Saffran, J. R., Aslin, R. N., &amp; Newport, E. L. (1996). Statistical Learning by 8-Month-Old Infants.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274</w:t>
      </w:r>
      <w:r w:rsidRPr="00065484">
        <w:rPr>
          <w:rFonts w:ascii="Times New Roman" w:hAnsi="Times New Roman" w:cs="Times New Roman"/>
        </w:rPr>
        <w:t>(5294), 1926–1928. https://doi.org/10.1126/science.274.5294.1926</w:t>
      </w:r>
    </w:p>
    <w:p w14:paraId="1B245345" w14:textId="33EB210F" w:rsidR="00766866" w:rsidRPr="00766866" w:rsidRDefault="00766866" w:rsidP="00766866">
      <w:pPr>
        <w:pStyle w:val="Bibliography"/>
        <w:rPr>
          <w:rFonts w:ascii="Times New Roman" w:hAnsi="Times New Roman" w:cs="Times New Roman"/>
        </w:rPr>
      </w:pPr>
      <w:r w:rsidRPr="00766866">
        <w:rPr>
          <w:rFonts w:ascii="Times New Roman" w:hAnsi="Times New Roman" w:cs="Times New Roman"/>
        </w:rPr>
        <w:t xml:space="preserve">Sanchez Araujo, Y., Nguyen A., Hu A., Georgan W., Kozloff V., &amp; Robbins P. (2020, May 17). An online platform for visual and auditory statistical learning for school-aged children (Version 1.0.0). Zenodo. </w:t>
      </w:r>
      <w:hyperlink r:id="rId17" w:history="1">
        <w:r w:rsidRPr="00766866">
          <w:rPr>
            <w:rFonts w:ascii="Times New Roman" w:hAnsi="Times New Roman" w:cs="Times New Roman"/>
          </w:rPr>
          <w:t>http://doi.org/10.5281/zenodo.3820620</w:t>
        </w:r>
      </w:hyperlink>
      <w:r w:rsidRPr="00766866">
        <w:rPr>
          <w:rFonts w:ascii="Times New Roman" w:hAnsi="Times New Roman" w:cs="Times New Roman"/>
        </w:rPr>
        <w:t xml:space="preserve"> </w:t>
      </w:r>
    </w:p>
    <w:p w14:paraId="1BAB4BD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Sawi, O. M., &amp; Rueckl, J. (2019). Reading and the neurocognitive bases of statistical learning.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Kustner, L. V., &amp; Turk-Browne, N. B. (2012). Shaping of object representations in the human medial temporal lobe based on temporal regularities. </w:t>
      </w:r>
      <w:r w:rsidRPr="00243FDD">
        <w:rPr>
          <w:rFonts w:ascii="Times New Roman" w:hAnsi="Times New Roman" w:cs="Times New Roman"/>
        </w:rPr>
        <w:t>Current Biology</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Schneider, J. M., Hu, A., Legault, J., &amp; Qi, Z. (2020). Measuring statistical learning across modalities and domains in school-aged children via an online platform and neuroimaging techniques. </w:t>
      </w:r>
      <w:r w:rsidRPr="00243FDD">
        <w:rPr>
          <w:rFonts w:ascii="Times New Roman" w:hAnsi="Times New Roman" w:cs="Times New Roman"/>
        </w:rPr>
        <w:t>JoVE (Journal of Visualized Experiments)</w:t>
      </w:r>
      <w:r w:rsidRPr="00065484">
        <w:rPr>
          <w:rFonts w:ascii="Times New Roman" w:hAnsi="Times New Roman" w:cs="Times New Roman"/>
        </w:rPr>
        <w:t xml:space="preserve">, </w:t>
      </w:r>
      <w:r w:rsidRPr="00243FDD">
        <w:rPr>
          <w:rFonts w:ascii="Times New Roman" w:hAnsi="Times New Roman" w:cs="Times New Roman"/>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243FDD">
        <w:rPr>
          <w:rFonts w:ascii="Times New Roman" w:hAnsi="Times New Roman" w:cs="Times New Roman"/>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Shankweiler, D., Liberman, I. Y., Mark, L. S., Fowler, C. A., &amp; Fischer, F. W. (1979). The speech code and learning to read. </w:t>
      </w:r>
      <w:r w:rsidRPr="00243FDD">
        <w:rPr>
          <w:rFonts w:ascii="Times New Roman" w:hAnsi="Times New Roman" w:cs="Times New Roman"/>
        </w:rPr>
        <w:t>Journal of Experimental Psychology: Human Learning and Memory</w:t>
      </w:r>
      <w:r w:rsidRPr="00065484">
        <w:rPr>
          <w:rFonts w:ascii="Times New Roman" w:hAnsi="Times New Roman" w:cs="Times New Roman"/>
        </w:rPr>
        <w:t xml:space="preserve">, </w:t>
      </w:r>
      <w:r w:rsidRPr="00243FDD">
        <w:rPr>
          <w:rFonts w:ascii="Times New Roman" w:hAnsi="Times New Roman" w:cs="Times New Roman"/>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Sigurdardottir, H. M., Danielsdottir, H. B., Gudmundsdottir, M., Hjartarson, K. H., Thorarinsdottir, E. A., &amp; Kristjánsson, Á. (2017). Problems with visual statistical learning in developmental dyslexia. </w:t>
      </w:r>
      <w:r w:rsidRPr="00243FDD">
        <w:rPr>
          <w:rFonts w:ascii="Times New Roman" w:hAnsi="Times New Roman" w:cs="Times New Roman"/>
        </w:rPr>
        <w:t>Scientific Reports</w:t>
      </w:r>
      <w:r w:rsidRPr="00065484">
        <w:rPr>
          <w:rFonts w:ascii="Times New Roman" w:hAnsi="Times New Roman" w:cs="Times New Roman"/>
        </w:rPr>
        <w:t xml:space="preserve">, </w:t>
      </w:r>
      <w:r w:rsidRPr="00243FDD">
        <w:rPr>
          <w:rFonts w:ascii="Times New Roman" w:hAnsi="Times New Roman" w:cs="Times New Roman"/>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Singh, S., &amp; Conway, C. M. (2021). Unraveling the interconnections between statistical learning and dyslexia: A review of recent empirical studies. </w:t>
      </w:r>
      <w:r w:rsidRPr="00243FDD">
        <w:rPr>
          <w:rFonts w:ascii="Times New Roman" w:hAnsi="Times New Roman" w:cs="Times New Roman"/>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68</w:t>
      </w:r>
      <w:r w:rsidRPr="00065484">
        <w:rPr>
          <w:rFonts w:ascii="Times New Roman" w:hAnsi="Times New Roman" w:cs="Times New Roman"/>
        </w:rPr>
        <w:t>(2), 165–179.</w:t>
      </w:r>
    </w:p>
    <w:p w14:paraId="1F676976" w14:textId="450ADB16"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Snowling, M. J. (2000). </w:t>
      </w:r>
      <w:r w:rsidRPr="00243FDD">
        <w:rPr>
          <w:rFonts w:ascii="Times New Roman" w:hAnsi="Times New Roman" w:cs="Times New Roman"/>
        </w:rPr>
        <w:t>Dyslexia</w:t>
      </w:r>
      <w:r w:rsidRPr="00065484">
        <w:rPr>
          <w:rFonts w:ascii="Times New Roman" w:hAnsi="Times New Roman" w:cs="Times New Roman"/>
        </w:rPr>
        <w:t>. Blackwell publishing.</w:t>
      </w:r>
    </w:p>
    <w:p w14:paraId="4C83A89E" w14:textId="525AAB41" w:rsidR="007D43DD" w:rsidRPr="007D43DD" w:rsidRDefault="007D43DD" w:rsidP="007D43DD">
      <w:pPr>
        <w:pStyle w:val="Bibliography"/>
        <w:rPr>
          <w:rFonts w:ascii="Times New Roman" w:hAnsi="Times New Roman" w:cs="Times New Roman"/>
        </w:rPr>
      </w:pPr>
      <w:ins w:id="370" w:author="Author">
        <w:r w:rsidRPr="00243FDD">
          <w:rPr>
            <w:rFonts w:ascii="Times New Roman" w:hAnsi="Times New Roman" w:cs="Times New Roman"/>
          </w:rPr>
          <w:t>Snowling, M. J., &amp; Hulme, C. (1989). A longitudinal case study of developmental phonological dyslexia. Cognitive Neuropsychology, 6(4), 379-401.</w:t>
        </w:r>
      </w:ins>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243FDD">
        <w:rPr>
          <w:rFonts w:ascii="Times New Roman" w:hAnsi="Times New Roman" w:cs="Times New Roman"/>
        </w:rPr>
        <w:t>Learning &amp; Memory</w:t>
      </w:r>
      <w:r w:rsidRPr="00065484">
        <w:rPr>
          <w:rFonts w:ascii="Times New Roman" w:hAnsi="Times New Roman" w:cs="Times New Roman"/>
        </w:rPr>
        <w:t xml:space="preserve">, </w:t>
      </w:r>
      <w:r w:rsidRPr="00243FDD">
        <w:rPr>
          <w:rFonts w:ascii="Times New Roman" w:hAnsi="Times New Roman" w:cs="Times New Roman"/>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Kaschak, M. P., Jones, J. L., &amp; Lonigan, C. J. (2015). Statistical learning is related to early literacy-related skills. </w:t>
      </w:r>
      <w:r w:rsidRPr="00243FDD">
        <w:rPr>
          <w:rFonts w:ascii="Times New Roman" w:hAnsi="Times New Roman" w:cs="Times New Roman"/>
        </w:rPr>
        <w:t>Reading and Writing</w:t>
      </w:r>
      <w:r w:rsidRPr="00065484">
        <w:rPr>
          <w:rFonts w:ascii="Times New Roman" w:hAnsi="Times New Roman" w:cs="Times New Roman"/>
        </w:rPr>
        <w:t xml:space="preserve">, </w:t>
      </w:r>
      <w:r w:rsidRPr="00243FDD">
        <w:rPr>
          <w:rFonts w:ascii="Times New Roman" w:hAnsi="Times New Roman" w:cs="Times New Roman"/>
        </w:rPr>
        <w:t>28</w:t>
      </w:r>
      <w:r w:rsidRPr="00065484">
        <w:rPr>
          <w:rFonts w:ascii="Times New Roman" w:hAnsi="Times New Roman" w:cs="Times New Roman"/>
        </w:rPr>
        <w:t>(4), 467–490.</w:t>
      </w:r>
    </w:p>
    <w:p w14:paraId="42088445" w14:textId="03C84F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243FDD">
        <w:rPr>
          <w:rFonts w:ascii="Times New Roman" w:hAnsi="Times New Roman" w:cs="Times New Roman"/>
        </w:rPr>
        <w:t>Journal of Educational Psychology</w:t>
      </w:r>
      <w:r w:rsidRPr="00065484">
        <w:rPr>
          <w:rFonts w:ascii="Times New Roman" w:hAnsi="Times New Roman" w:cs="Times New Roman"/>
        </w:rPr>
        <w:t xml:space="preserve">, </w:t>
      </w:r>
      <w:r w:rsidRPr="00243FDD">
        <w:rPr>
          <w:rFonts w:ascii="Times New Roman" w:hAnsi="Times New Roman" w:cs="Times New Roman"/>
        </w:rPr>
        <w:t>86</w:t>
      </w:r>
      <w:r w:rsidRPr="00065484">
        <w:rPr>
          <w:rFonts w:ascii="Times New Roman" w:hAnsi="Times New Roman" w:cs="Times New Roman"/>
        </w:rPr>
        <w:t>(1), 24.</w:t>
      </w:r>
    </w:p>
    <w:p w14:paraId="36AFCD3B" w14:textId="07FD61E8" w:rsidR="007D43DD" w:rsidRPr="007D43DD" w:rsidRDefault="007D43DD" w:rsidP="007D43DD">
      <w:pPr>
        <w:pStyle w:val="Bibliography"/>
        <w:rPr>
          <w:rFonts w:ascii="Times New Roman" w:hAnsi="Times New Roman" w:cs="Times New Roman"/>
        </w:rPr>
      </w:pPr>
      <w:ins w:id="371" w:author="Author">
        <w:r w:rsidRPr="00243FDD">
          <w:rPr>
            <w:rFonts w:ascii="Times New Roman" w:hAnsi="Times New Roman" w:cs="Times New Roman"/>
          </w:rPr>
          <w:t>Stanovich, K. E. (1980). Toward an interactive-compensatory model of individual differences in the development of reading fluency. Reading Research Quarterly, 16(1), 32-71.</w:t>
        </w:r>
      </w:ins>
    </w:p>
    <w:p w14:paraId="5BC732F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Tallal, P., &amp; Piercy, M. (1973). Defects of non-verbal auditory perception in children with developmental aphasia. </w:t>
      </w:r>
      <w:r w:rsidRPr="00243FDD">
        <w:rPr>
          <w:rFonts w:ascii="Times New Roman" w:hAnsi="Times New Roman" w:cs="Times New Roman"/>
        </w:rPr>
        <w:t>Nature</w:t>
      </w:r>
      <w:r w:rsidRPr="00065484">
        <w:rPr>
          <w:rFonts w:ascii="Times New Roman" w:hAnsi="Times New Roman" w:cs="Times New Roman"/>
        </w:rPr>
        <w:t xml:space="preserve">, </w:t>
      </w:r>
      <w:r w:rsidRPr="00243FDD">
        <w:rPr>
          <w:rFonts w:ascii="Times New Roman" w:hAnsi="Times New Roman" w:cs="Times New Roman"/>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Tang, W., Christiansen, M. H., &amp; Qi, Z. (2022). Human statistical learning dynamically shapes the hippocampal processing of temporal associations. </w:t>
      </w:r>
      <w:r w:rsidRPr="00243FDD">
        <w:rPr>
          <w:rFonts w:ascii="Times New Roman" w:hAnsi="Times New Roman" w:cs="Times New Roman"/>
        </w:rPr>
        <w:t>BioRxiv</w:t>
      </w:r>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243FDD">
        <w:rPr>
          <w:rFonts w:ascii="Times New Roman" w:hAnsi="Times New Roman" w:cs="Times New Roman"/>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243FDD">
        <w:rPr>
          <w:rFonts w:ascii="Times New Roman" w:hAnsi="Times New Roman" w:cs="Times New Roman"/>
        </w:rPr>
        <w:t>Philosophical Transactions of the Royal Society B: Biological Sciences</w:t>
      </w:r>
      <w:r w:rsidRPr="00065484">
        <w:rPr>
          <w:rFonts w:ascii="Times New Roman" w:hAnsi="Times New Roman" w:cs="Times New Roman"/>
        </w:rPr>
        <w:t xml:space="preserve">, </w:t>
      </w:r>
      <w:r w:rsidRPr="00243FDD">
        <w:rPr>
          <w:rFonts w:ascii="Times New Roman" w:hAnsi="Times New Roman" w:cs="Times New Roman"/>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Tong, X., Leung, W. W. S., &amp; Tong, X. (2019). Visual statistical learning and orthographic awareness in Chinese children with and without developmental dyslexia.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Torgesen, J. K., Wagner, R., &amp; Rashotte, C. (2012). </w:t>
      </w:r>
      <w:r w:rsidRPr="00243FDD">
        <w:rPr>
          <w:rFonts w:ascii="Times New Roman" w:hAnsi="Times New Roman" w:cs="Times New Roman"/>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Sinnett, S., &amp; Soto-Faraco, S. (2005). Speech segmentation by statistical learning depends on attention.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Jungé, J. A., &amp; Scholl, B. J. (2005). The automaticity of visual statistical learning.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Walenski, M., &amp; Janacsek, K. (2020). The neurocognition of developmental disorders of language. </w:t>
      </w:r>
      <w:r w:rsidRPr="00243FDD">
        <w:rPr>
          <w:rFonts w:ascii="Times New Roman" w:hAnsi="Times New Roman" w:cs="Times New Roman"/>
        </w:rPr>
        <w:t>Annual Review of Psychology</w:t>
      </w:r>
      <w:r w:rsidRPr="00065484">
        <w:rPr>
          <w:rFonts w:ascii="Times New Roman" w:hAnsi="Times New Roman" w:cs="Times New Roman"/>
        </w:rPr>
        <w:t xml:space="preserve">, </w:t>
      </w:r>
      <w:r w:rsidRPr="00243FDD">
        <w:rPr>
          <w:rFonts w:ascii="Times New Roman" w:hAnsi="Times New Roman" w:cs="Times New Roman"/>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41</w:t>
      </w:r>
      <w:r w:rsidRPr="00065484">
        <w:rPr>
          <w:rFonts w:ascii="Times New Roman" w:hAnsi="Times New Roman" w:cs="Times New Roman"/>
        </w:rPr>
        <w:t>(3), 399–433.</w:t>
      </w:r>
    </w:p>
    <w:p w14:paraId="72A32812" w14:textId="77777777" w:rsidR="00A74BDE" w:rsidRDefault="007268D5" w:rsidP="00A74BDE">
      <w:pPr>
        <w:pStyle w:val="Bibliography"/>
        <w:rPr>
          <w:ins w:id="372" w:author="Author"/>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ins w:id="373" w:author="Author">
        <w:r w:rsidRPr="001F19A9">
          <w:rPr>
            <w:rFonts w:ascii="Times New Roman" w:hAnsi="Times New Roman" w:cs="Times New Roman"/>
            <w:rPrChange w:id="374" w:author="Author">
              <w:rPr>
                <w:lang w:val="en-US"/>
              </w:rPr>
            </w:rPrChange>
          </w:rPr>
          <w:t>Van Der Kleij, S. W., Burgess, A. P., Ricketts, J., &amp; Shapiro, L. R. (2022). From bibliophile to sesquipedalian: modeling the role of reading experience in vocabulary and reading comprehension. Scientific Studies of Reading, 26(6), 514-526.</w:t>
        </w:r>
      </w:ins>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van Witteloostuijn, M., Boersma, P., Wijnen, F., &amp; Rispens, J. (2021). The contribution of individual differences in statistical learning to reading and spelling performance in children with and without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Vellutino, F. R., Scanlon, D. M., &amp; Tanzman, M. S. (1994). </w:t>
      </w:r>
      <w:r w:rsidRPr="00243FDD">
        <w:rPr>
          <w:rFonts w:ascii="Times New Roman" w:hAnsi="Times New Roman" w:cs="Times New Roman"/>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Vicari, S., Finzi, A., Menghini, D., Marotta, L., Baldi, S., &amp; Petrosini, L. (2005). Do children with developmental dyslexia have an implicit learning deficit? </w:t>
      </w:r>
      <w:r w:rsidRPr="00243FDD">
        <w:rPr>
          <w:rFonts w:ascii="Times New Roman" w:hAnsi="Times New Roman" w:cs="Times New Roman"/>
        </w:rPr>
        <w:t>Journal of Neurology, Neurosurgery &amp; Psychiatry</w:t>
      </w:r>
      <w:r w:rsidRPr="00065484">
        <w:rPr>
          <w:rFonts w:ascii="Times New Roman" w:hAnsi="Times New Roman" w:cs="Times New Roman"/>
        </w:rPr>
        <w:t xml:space="preserve">, </w:t>
      </w:r>
      <w:r w:rsidRPr="00243FDD">
        <w:rPr>
          <w:rFonts w:ascii="Times New Roman" w:hAnsi="Times New Roman" w:cs="Times New Roman"/>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Torgesen, J. K., Rashotte, C. A., &amp; Pearson, N. A. (1999). </w:t>
      </w:r>
      <w:r w:rsidRPr="00243FDD">
        <w:rPr>
          <w:rFonts w:ascii="Times New Roman" w:hAnsi="Times New Roman" w:cs="Times New Roman"/>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Wammes, J., Norman, K. A., &amp; Turk-Browne, N. (2022). Increasing stimulus similarity drives nonmonotonic representational change in hippocampus. </w:t>
      </w:r>
      <w:r w:rsidRPr="00243FDD">
        <w:rPr>
          <w:rFonts w:ascii="Times New Roman" w:hAnsi="Times New Roman" w:cs="Times New Roman"/>
        </w:rPr>
        <w:t>ELife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243FDD">
        <w:rPr>
          <w:rFonts w:ascii="Times New Roman" w:hAnsi="Times New Roman" w:cs="Times New Roman"/>
        </w:rPr>
        <w:t>San Antonio, TX: NCS Pearson</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West, G., Melby-Lervåg, M., &amp; Hulme, C. (2021). Is a procedural learning deficit a causal risk factor for developmental language disorder or dyslexia? A meta-analytic review. </w:t>
      </w:r>
      <w:r w:rsidRPr="00243FDD">
        <w:rPr>
          <w:rFonts w:ascii="Times New Roman" w:hAnsi="Times New Roman" w:cs="Times New Roman"/>
        </w:rPr>
        <w:t>Developmental Psychology</w:t>
      </w:r>
      <w:r w:rsidRPr="00065484">
        <w:rPr>
          <w:rFonts w:ascii="Times New Roman" w:hAnsi="Times New Roman" w:cs="Times New Roman"/>
        </w:rPr>
        <w:t xml:space="preserve">, </w:t>
      </w:r>
      <w:r w:rsidRPr="00243FDD">
        <w:rPr>
          <w:rFonts w:ascii="Times New Roman" w:hAnsi="Times New Roman" w:cs="Times New Roman"/>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Wetzels, R., Matzke, D., Lee, M. D., Rouder, J. N., Iverson, G. J., &amp; Wagenmakers, E.-J. (2011). Statistical evidence in experimental psychology: An empirical comparison using 855 t tests. </w:t>
      </w:r>
      <w:r w:rsidRPr="00243FDD">
        <w:rPr>
          <w:rFonts w:ascii="Times New Roman" w:hAnsi="Times New Roman" w:cs="Times New Roman"/>
        </w:rPr>
        <w:t>Perspectives on Psychological Science</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Bullemer, P. (1989). On the development of procedural knowledge.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Salidis, J., &amp; Gabrieli, J. D. (2002). Direct comparison of neural systems mediating conscious and unconscious skill learning. </w:t>
      </w:r>
      <w:r w:rsidRPr="00243FDD">
        <w:rPr>
          <w:rFonts w:ascii="Times New Roman" w:hAnsi="Times New Roman" w:cs="Times New Roman"/>
        </w:rPr>
        <w:t>Journal of Neurophysiology</w:t>
      </w:r>
      <w:r w:rsidRPr="00065484">
        <w:rPr>
          <w:rFonts w:ascii="Times New Roman" w:hAnsi="Times New Roman" w:cs="Times New Roman"/>
        </w:rPr>
        <w:t xml:space="preserve">, </w:t>
      </w:r>
      <w:r w:rsidRPr="00243FDD">
        <w:rPr>
          <w:rFonts w:ascii="Times New Roman" w:hAnsi="Times New Roman" w:cs="Times New Roman"/>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Wimmer, H., Mayringer, H., &amp; Raberger, T. (1999). Reading and dual-task balancing: Evidence against the automatization deficit explanation of developmental dyslexia. </w:t>
      </w:r>
      <w:r w:rsidRPr="00243FDD">
        <w:rPr>
          <w:rFonts w:ascii="Times New Roman" w:hAnsi="Times New Roman" w:cs="Times New Roman"/>
        </w:rPr>
        <w:t>Journal of Learning Disabilities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243FDD">
        <w:rPr>
          <w:rFonts w:ascii="Times New Roman" w:hAnsi="Times New Roman" w:cs="Times New Roman"/>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Pech‐Georgel, C., George, F., &amp; Lorenzi, C. (2009). Speech‐perception‐in‐noise deficits in dyslexia.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12</w:t>
      </w:r>
      <w:r w:rsidRPr="00065484">
        <w:rPr>
          <w:rFonts w:ascii="Times New Roman" w:hAnsi="Times New Roman" w:cs="Times New Roman"/>
        </w:rPr>
        <w:t>(5), 732–745.</w:t>
      </w:r>
    </w:p>
    <w:p w14:paraId="187AC159" w14:textId="77777777" w:rsidR="00EB30F5" w:rsidRDefault="003604AD" w:rsidP="00EB30F5">
      <w:pPr>
        <w:pStyle w:val="Bibliography"/>
        <w:rPr>
          <w:ins w:id="375" w:author="Author"/>
          <w:rFonts w:ascii="Times New Roman" w:hAnsi="Times New Roman" w:cs="Times New Roman"/>
        </w:rPr>
      </w:pPr>
      <w:r w:rsidRPr="003604AD">
        <w:rPr>
          <w:rFonts w:ascii="Times New Roman" w:hAnsi="Times New Roman" w:cs="Times New Roman"/>
        </w:rPr>
        <w:lastRenderedPageBreak/>
        <w:t xml:space="preserve">Zinszer, B. D., Hannon, J., Kouadio, É., Akpé, H., Tanoh, F., Hu, A., Qi, Z., &amp; Jasińska, K.(In Press). Does non-linguistic segmentation still predict literacy in an L2 education? Statistical learning in Ivorian primary schools. </w:t>
      </w:r>
      <w:r w:rsidRPr="00243FDD">
        <w:rPr>
          <w:rFonts w:ascii="Times New Roman" w:hAnsi="Times New Roman" w:cs="Times New Roman"/>
        </w:rPr>
        <w:t>Language Learning</w:t>
      </w:r>
      <w:r w:rsidRPr="003604AD">
        <w:rPr>
          <w:rFonts w:ascii="Times New Roman" w:hAnsi="Times New Roman" w:cs="Times New Roman"/>
        </w:rPr>
        <w:t xml:space="preserve">. </w:t>
      </w:r>
    </w:p>
    <w:p w14:paraId="5156CABC" w14:textId="66772199" w:rsidR="00065484" w:rsidRDefault="006C0E00"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r w:rsidRPr="00243FDD">
        <w:rPr>
          <w:rFonts w:eastAsia="SimSun"/>
          <w:sz w:val="22"/>
          <w:szCs w:val="22"/>
          <w:lang w:val="en"/>
        </w:rPr>
        <w:fldChar w:fldCharType="end"/>
      </w:r>
    </w:p>
    <w:p w14:paraId="0350E073" w14:textId="1723867E" w:rsid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48EB420D" w14:textId="77777777" w:rsidR="007D43DD" w:rsidRP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09AC75A0" w14:textId="367C2008"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Supplementary Table 1</w:t>
      </w:r>
      <w:r>
        <w:t>.</w:t>
      </w:r>
      <w:r w:rsidRPr="002E45D7">
        <w:t xml:space="preserve"> Performance during the familiarization phase</w:t>
      </w:r>
      <w:r>
        <w:t xml:space="preserve"> of statistical learning</w:t>
      </w:r>
      <w:r w:rsidRPr="002E45D7">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FA60F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FA60F1">
            <w:pPr>
              <w:widowControl w:val="0"/>
              <w:pBdr>
                <w:top w:val="nil"/>
                <w:left w:val="nil"/>
                <w:bottom w:val="nil"/>
                <w:right w:val="nil"/>
                <w:between w:val="nil"/>
              </w:pBd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FA60F1">
            <w:pPr>
              <w:widowControl w:val="0"/>
              <w:jc w:val="center"/>
            </w:pPr>
          </w:p>
          <w:p w14:paraId="026800C9" w14:textId="77777777" w:rsidR="00065484" w:rsidRPr="002E45D7" w:rsidRDefault="00065484" w:rsidP="00FA60F1">
            <w:pPr>
              <w:widowControl w:val="0"/>
              <w:jc w:val="center"/>
            </w:pPr>
            <w:r w:rsidRPr="002E45D7">
              <w:t>A</w:t>
            </w:r>
            <w:r>
              <w:t xml:space="preserve">uditory </w:t>
            </w:r>
            <w:r w:rsidRPr="002E45D7">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FA60F1">
            <w:pPr>
              <w:widowControl w:val="0"/>
              <w:jc w:val="center"/>
            </w:pPr>
          </w:p>
          <w:p w14:paraId="01231C93" w14:textId="77777777" w:rsidR="00065484" w:rsidRPr="002E45D7" w:rsidRDefault="00065484" w:rsidP="00FA60F1">
            <w:pPr>
              <w:widowControl w:val="0"/>
              <w:jc w:val="center"/>
            </w:pPr>
            <w:r w:rsidRPr="002E45D7">
              <w:t>V</w:t>
            </w:r>
            <w:r>
              <w:t xml:space="preserve">isual </w:t>
            </w:r>
            <w:r w:rsidRPr="002E45D7">
              <w:t>SL</w:t>
            </w:r>
          </w:p>
        </w:tc>
      </w:tr>
      <w:tr w:rsidR="00065484" w:rsidRPr="002E45D7" w14:paraId="00ED7A02" w14:textId="77777777" w:rsidTr="00FA60F1">
        <w:tc>
          <w:tcPr>
            <w:tcW w:w="1872" w:type="dxa"/>
            <w:shd w:val="clear" w:color="auto" w:fill="auto"/>
            <w:tcMar>
              <w:top w:w="100" w:type="dxa"/>
              <w:left w:w="100" w:type="dxa"/>
              <w:bottom w:w="100" w:type="dxa"/>
              <w:right w:w="100" w:type="dxa"/>
            </w:tcMar>
          </w:tcPr>
          <w:p w14:paraId="5032739B" w14:textId="77777777" w:rsidR="00065484" w:rsidRPr="002E45D7" w:rsidRDefault="00065484" w:rsidP="00FA60F1">
            <w:pPr>
              <w:widowControl w:val="0"/>
              <w:pBdr>
                <w:top w:val="nil"/>
                <w:left w:val="nil"/>
                <w:bottom w:val="nil"/>
                <w:right w:val="nil"/>
                <w:between w:val="nil"/>
              </w:pBdr>
            </w:pPr>
            <w:r w:rsidRPr="002E45D7">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53F70601" w14:textId="59CDF607" w:rsidR="00065484" w:rsidRPr="002E45D7" w:rsidRDefault="00065484" w:rsidP="00FA60F1">
            <w:pPr>
              <w:widowControl w:val="0"/>
              <w:pBdr>
                <w:top w:val="nil"/>
                <w:left w:val="nil"/>
                <w:bottom w:val="nil"/>
                <w:right w:val="nil"/>
                <w:between w:val="nil"/>
              </w:pBdr>
            </w:pPr>
            <w:r w:rsidRPr="002E45D7">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FA60F1">
            <w:pPr>
              <w:widowControl w:val="0"/>
              <w:pBdr>
                <w:top w:val="nil"/>
                <w:left w:val="nil"/>
                <w:bottom w:val="nil"/>
                <w:right w:val="nil"/>
                <w:between w:val="nil"/>
              </w:pBdr>
            </w:pPr>
            <w:r w:rsidRPr="002E45D7">
              <w:t>Hit rate</w:t>
            </w:r>
          </w:p>
        </w:tc>
      </w:tr>
      <w:tr w:rsidR="00065484" w:rsidRPr="002E45D7" w14:paraId="43257575" w14:textId="77777777" w:rsidTr="00FA60F1">
        <w:tc>
          <w:tcPr>
            <w:tcW w:w="1872" w:type="dxa"/>
            <w:shd w:val="clear" w:color="auto" w:fill="auto"/>
            <w:tcMar>
              <w:top w:w="100" w:type="dxa"/>
              <w:left w:w="100" w:type="dxa"/>
              <w:bottom w:w="100" w:type="dxa"/>
              <w:right w:w="100" w:type="dxa"/>
            </w:tcMar>
          </w:tcPr>
          <w:p w14:paraId="316E4850" w14:textId="77777777" w:rsidR="00065484" w:rsidRPr="002E45D7" w:rsidRDefault="00065484" w:rsidP="00FA60F1">
            <w:pPr>
              <w:widowControl w:val="0"/>
              <w:pBdr>
                <w:top w:val="nil"/>
                <w:left w:val="nil"/>
                <w:bottom w:val="nil"/>
                <w:right w:val="nil"/>
                <w:between w:val="nil"/>
              </w:pBdr>
            </w:pPr>
            <w:r w:rsidRPr="002E45D7">
              <w:t>DD</w:t>
            </w:r>
          </w:p>
        </w:tc>
        <w:tc>
          <w:tcPr>
            <w:tcW w:w="1872" w:type="dxa"/>
            <w:shd w:val="clear" w:color="auto" w:fill="auto"/>
            <w:tcMar>
              <w:top w:w="100" w:type="dxa"/>
              <w:left w:w="100" w:type="dxa"/>
              <w:bottom w:w="100" w:type="dxa"/>
              <w:right w:w="100" w:type="dxa"/>
            </w:tcMar>
          </w:tcPr>
          <w:p w14:paraId="6ED8F7A2" w14:textId="72AECD7A" w:rsidR="00065484" w:rsidRPr="002E45D7" w:rsidRDefault="00065484" w:rsidP="00FA60F1">
            <w:pPr>
              <w:widowControl w:val="0"/>
              <w:pBdr>
                <w:top w:val="nil"/>
                <w:left w:val="nil"/>
                <w:bottom w:val="nil"/>
                <w:right w:val="nil"/>
                <w:between w:val="nil"/>
              </w:pBdr>
            </w:pPr>
            <w:r w:rsidRPr="002E45D7">
              <w:t>40</w:t>
            </w:r>
            <w:ins w:id="376" w:author="Author">
              <w:r w:rsidR="00475953">
                <w:t>0</w:t>
              </w:r>
            </w:ins>
            <w:del w:id="377" w:author="Author">
              <w:r w:rsidRPr="002E45D7" w:rsidDel="00475953">
                <w:delText>8</w:delText>
              </w:r>
            </w:del>
            <w:r w:rsidRPr="002E45D7">
              <w:t>.</w:t>
            </w:r>
            <w:ins w:id="378" w:author="Author">
              <w:r w:rsidR="00475953">
                <w:t>3</w:t>
              </w:r>
            </w:ins>
            <w:del w:id="379" w:author="Author">
              <w:r w:rsidRPr="002E45D7" w:rsidDel="00475953">
                <w:delText>6</w:delText>
              </w:r>
            </w:del>
            <w:r w:rsidRPr="002E45D7">
              <w:t xml:space="preserve"> (102.6)</w:t>
            </w:r>
          </w:p>
        </w:tc>
        <w:tc>
          <w:tcPr>
            <w:tcW w:w="1872" w:type="dxa"/>
            <w:shd w:val="clear" w:color="auto" w:fill="auto"/>
            <w:tcMar>
              <w:top w:w="100" w:type="dxa"/>
              <w:left w:w="100" w:type="dxa"/>
              <w:bottom w:w="100" w:type="dxa"/>
              <w:right w:w="100" w:type="dxa"/>
            </w:tcMar>
          </w:tcPr>
          <w:p w14:paraId="14A0EDA4" w14:textId="5102D709" w:rsidR="00065484" w:rsidRPr="002E45D7" w:rsidRDefault="00065484" w:rsidP="00FA60F1">
            <w:pPr>
              <w:widowControl w:val="0"/>
              <w:pBdr>
                <w:top w:val="nil"/>
                <w:left w:val="nil"/>
                <w:bottom w:val="nil"/>
                <w:right w:val="nil"/>
                <w:between w:val="nil"/>
              </w:pBdr>
            </w:pPr>
            <w:r w:rsidRPr="002E45D7">
              <w:t>0.5</w:t>
            </w:r>
            <w:ins w:id="380" w:author="Author">
              <w:r w:rsidR="00475953">
                <w:t>1</w:t>
              </w:r>
            </w:ins>
            <w:del w:id="381" w:author="Author">
              <w:r w:rsidRPr="002E45D7" w:rsidDel="00475953">
                <w:delText>5</w:delText>
              </w:r>
            </w:del>
            <w:r w:rsidRPr="002E45D7">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FA60F1">
            <w:pPr>
              <w:widowControl w:val="0"/>
              <w:pBdr>
                <w:top w:val="nil"/>
                <w:left w:val="nil"/>
                <w:bottom w:val="nil"/>
                <w:right w:val="nil"/>
                <w:between w:val="nil"/>
              </w:pBdr>
            </w:pPr>
            <w:r w:rsidRPr="002E45D7">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FA60F1">
            <w:pPr>
              <w:widowControl w:val="0"/>
              <w:pBdr>
                <w:top w:val="nil"/>
                <w:left w:val="nil"/>
                <w:bottom w:val="nil"/>
                <w:right w:val="nil"/>
                <w:between w:val="nil"/>
              </w:pBdr>
            </w:pPr>
            <w:r w:rsidRPr="002E45D7">
              <w:t>0.96 (0.06)</w:t>
            </w:r>
          </w:p>
        </w:tc>
      </w:tr>
      <w:tr w:rsidR="00065484" w:rsidRPr="002E45D7" w14:paraId="5222D6A9" w14:textId="77777777" w:rsidTr="00FA60F1">
        <w:tc>
          <w:tcPr>
            <w:tcW w:w="1872" w:type="dxa"/>
            <w:shd w:val="clear" w:color="auto" w:fill="auto"/>
            <w:tcMar>
              <w:top w:w="100" w:type="dxa"/>
              <w:left w:w="100" w:type="dxa"/>
              <w:bottom w:w="100" w:type="dxa"/>
              <w:right w:w="100" w:type="dxa"/>
            </w:tcMar>
          </w:tcPr>
          <w:p w14:paraId="0F17D662" w14:textId="77777777" w:rsidR="00065484" w:rsidRPr="002E45D7" w:rsidRDefault="00065484" w:rsidP="00FA60F1">
            <w:pPr>
              <w:widowControl w:val="0"/>
              <w:pBdr>
                <w:top w:val="nil"/>
                <w:left w:val="nil"/>
                <w:bottom w:val="nil"/>
                <w:right w:val="nil"/>
                <w:between w:val="nil"/>
              </w:pBdr>
            </w:pPr>
            <w:r w:rsidRPr="002E45D7">
              <w:t>TYP</w:t>
            </w:r>
          </w:p>
        </w:tc>
        <w:tc>
          <w:tcPr>
            <w:tcW w:w="1872" w:type="dxa"/>
            <w:shd w:val="clear" w:color="auto" w:fill="auto"/>
            <w:tcMar>
              <w:top w:w="100" w:type="dxa"/>
              <w:left w:w="100" w:type="dxa"/>
              <w:bottom w:w="100" w:type="dxa"/>
              <w:right w:w="100" w:type="dxa"/>
            </w:tcMar>
          </w:tcPr>
          <w:p w14:paraId="20882F04" w14:textId="1D982F8F" w:rsidR="00065484" w:rsidRPr="002E45D7" w:rsidRDefault="00065484" w:rsidP="00FA60F1">
            <w:pPr>
              <w:widowControl w:val="0"/>
              <w:pBdr>
                <w:top w:val="nil"/>
                <w:left w:val="nil"/>
                <w:bottom w:val="nil"/>
                <w:right w:val="nil"/>
                <w:between w:val="nil"/>
              </w:pBdr>
            </w:pPr>
            <w:r w:rsidRPr="002E45D7">
              <w:t>3</w:t>
            </w:r>
            <w:ins w:id="382" w:author="Author">
              <w:r w:rsidR="00475953">
                <w:t>72</w:t>
              </w:r>
            </w:ins>
            <w:del w:id="383" w:author="Author">
              <w:r w:rsidRPr="002E45D7" w:rsidDel="00475953">
                <w:delText>56</w:delText>
              </w:r>
            </w:del>
            <w:r w:rsidRPr="002E45D7">
              <w:t>.</w:t>
            </w:r>
            <w:ins w:id="384" w:author="Author">
              <w:r w:rsidR="00475953">
                <w:t>8</w:t>
              </w:r>
            </w:ins>
            <w:del w:id="385" w:author="Author">
              <w:r w:rsidRPr="002E45D7" w:rsidDel="00475953">
                <w:delText>0</w:delText>
              </w:r>
            </w:del>
            <w:r w:rsidRPr="002E45D7">
              <w:t xml:space="preserve"> (88.76)</w:t>
            </w:r>
          </w:p>
        </w:tc>
        <w:tc>
          <w:tcPr>
            <w:tcW w:w="1872" w:type="dxa"/>
            <w:shd w:val="clear" w:color="auto" w:fill="auto"/>
            <w:tcMar>
              <w:top w:w="100" w:type="dxa"/>
              <w:left w:w="100" w:type="dxa"/>
              <w:bottom w:w="100" w:type="dxa"/>
              <w:right w:w="100" w:type="dxa"/>
            </w:tcMar>
          </w:tcPr>
          <w:p w14:paraId="238075E3" w14:textId="7B4A473A" w:rsidR="00065484" w:rsidRPr="002E45D7" w:rsidRDefault="00065484" w:rsidP="00FA60F1">
            <w:pPr>
              <w:widowControl w:val="0"/>
              <w:pBdr>
                <w:top w:val="nil"/>
                <w:left w:val="nil"/>
                <w:bottom w:val="nil"/>
                <w:right w:val="nil"/>
                <w:between w:val="nil"/>
              </w:pBdr>
            </w:pPr>
            <w:r w:rsidRPr="002E45D7">
              <w:t>0.</w:t>
            </w:r>
            <w:ins w:id="386" w:author="Author">
              <w:r w:rsidR="00475953">
                <w:t>53</w:t>
              </w:r>
            </w:ins>
            <w:del w:id="387" w:author="Author">
              <w:r w:rsidRPr="002E45D7" w:rsidDel="00475953">
                <w:delText>66</w:delText>
              </w:r>
            </w:del>
            <w:r w:rsidRPr="002E45D7">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FA60F1">
            <w:pPr>
              <w:widowControl w:val="0"/>
              <w:pBdr>
                <w:top w:val="nil"/>
                <w:left w:val="nil"/>
                <w:bottom w:val="nil"/>
                <w:right w:val="nil"/>
                <w:between w:val="nil"/>
              </w:pBdr>
            </w:pPr>
            <w:r w:rsidRPr="002E45D7">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FA60F1">
            <w:pPr>
              <w:widowControl w:val="0"/>
              <w:pBdr>
                <w:top w:val="nil"/>
                <w:left w:val="nil"/>
                <w:bottom w:val="nil"/>
                <w:right w:val="nil"/>
                <w:between w:val="nil"/>
              </w:pBdr>
            </w:pPr>
            <w:r w:rsidRPr="002E45D7">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078FFCD" w14:textId="73121AAF"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8419B1" w14:textId="63986A65" w:rsidR="001873F3" w:rsidRDefault="00470E69">
      <w:pPr>
        <w:rPr>
          <w:ins w:id="388" w:author="Author"/>
          <w:b/>
        </w:rPr>
      </w:pPr>
      <w:ins w:id="389" w:author="Author">
        <w:r w:rsidRPr="00065484">
          <w:rPr>
            <w:noProof/>
          </w:rPr>
          <w:drawing>
            <wp:anchor distT="0" distB="0" distL="114300" distR="114300" simplePos="0" relativeHeight="251669504" behindDoc="0" locked="0" layoutInCell="1" allowOverlap="1" wp14:anchorId="1EA47979" wp14:editId="1660B08C">
              <wp:simplePos x="0" y="0"/>
              <wp:positionH relativeFrom="margin">
                <wp:posOffset>3023137</wp:posOffset>
              </wp:positionH>
              <wp:positionV relativeFrom="margin">
                <wp:posOffset>3618230</wp:posOffset>
              </wp:positionV>
              <wp:extent cx="1148080" cy="3587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346" t="68953" r="54298" b="14519"/>
                      <a:stretch/>
                    </pic:blipFill>
                    <pic:spPr bwMode="auto">
                      <a:xfrm>
                        <a:off x="0" y="0"/>
                        <a:ext cx="1148080" cy="358775"/>
                      </a:xfrm>
                      <a:prstGeom prst="rect">
                        <a:avLst/>
                      </a:prstGeom>
                      <a:ln>
                        <a:noFill/>
                      </a:ln>
                      <a:extLst>
                        <a:ext uri="{53640926-AAD7-44D8-BBD7-CCE9431645EC}">
                          <a14:shadowObscured xmlns:a14="http://schemas.microsoft.com/office/drawing/2010/main"/>
                        </a:ext>
                      </a:extLst>
                    </pic:spPr>
                  </pic:pic>
                </a:graphicData>
              </a:graphic>
            </wp:anchor>
          </w:drawing>
        </w:r>
      </w:ins>
      <w:del w:id="390" w:author="Author">
        <w:r w:rsidR="00065484" w:rsidDel="001873F3">
          <w:rPr>
            <w:b/>
          </w:rPr>
          <w:br w:type="page"/>
        </w:r>
      </w:del>
    </w:p>
    <w:p w14:paraId="27DA9FE0" w14:textId="2BC958D6" w:rsidR="001873F3" w:rsidRDefault="00AF1CB7">
      <w:pPr>
        <w:rPr>
          <w:ins w:id="391" w:author="Author"/>
          <w:b/>
        </w:rPr>
      </w:pPr>
      <w:r w:rsidRPr="00AF1CB7">
        <w:rPr>
          <w:b/>
          <w:noProof/>
        </w:rPr>
        <w:drawing>
          <wp:inline distT="0" distB="0" distL="0" distR="0" wp14:anchorId="60FA260F" wp14:editId="195696D7">
            <wp:extent cx="3626338" cy="2647119"/>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8"/>
                    <a:stretch>
                      <a:fillRect/>
                    </a:stretch>
                  </pic:blipFill>
                  <pic:spPr>
                    <a:xfrm>
                      <a:off x="0" y="0"/>
                      <a:ext cx="3640856" cy="2657717"/>
                    </a:xfrm>
                    <a:prstGeom prst="rect">
                      <a:avLst/>
                    </a:prstGeom>
                  </pic:spPr>
                </pic:pic>
              </a:graphicData>
            </a:graphic>
          </wp:inline>
        </w:drawing>
      </w:r>
    </w:p>
    <w:p w14:paraId="166DCAA1" w14:textId="5FF64A51" w:rsidR="00C11959" w:rsidRPr="00065484" w:rsidRDefault="00C11959" w:rsidP="00C11959">
      <w:pPr>
        <w:widowControl w:val="0"/>
        <w:tabs>
          <w:tab w:val="left" w:pos="360"/>
          <w:tab w:val="left" w:pos="720"/>
          <w:tab w:val="left" w:pos="1080"/>
          <w:tab w:val="left" w:pos="1440"/>
          <w:tab w:val="left" w:pos="1800"/>
          <w:tab w:val="left" w:pos="2160"/>
          <w:tab w:val="left" w:pos="2880"/>
          <w:tab w:val="left" w:pos="3600"/>
          <w:tab w:val="left" w:pos="4320"/>
        </w:tabs>
        <w:jc w:val="both"/>
        <w:rPr>
          <w:ins w:id="392" w:author="Author"/>
        </w:rPr>
      </w:pPr>
      <w:ins w:id="393" w:author="Author">
        <w:r>
          <w:rPr>
            <w:b/>
            <w:bCs/>
          </w:rPr>
          <w:t xml:space="preserve">Supplemental </w:t>
        </w:r>
        <w:r w:rsidRPr="00065484">
          <w:rPr>
            <w:b/>
            <w:bCs/>
          </w:rPr>
          <w:t xml:space="preserve">Figure </w:t>
        </w:r>
        <w:r>
          <w:rPr>
            <w:b/>
            <w:bCs/>
          </w:rPr>
          <w:t>1</w:t>
        </w:r>
        <w:r w:rsidRPr="00065484">
          <w:rPr>
            <w:b/>
            <w:bCs/>
          </w:rPr>
          <w:t xml:space="preserve">. </w:t>
        </w:r>
        <w:r w:rsidRPr="00065484">
          <w:t xml:space="preserve">Relationships between </w:t>
        </w:r>
        <w:r>
          <w:t>procedural</w:t>
        </w:r>
        <w:r w:rsidRPr="00065484">
          <w:t xml:space="preserve"> learning and </w:t>
        </w:r>
        <w:r>
          <w:t>decoding skills</w:t>
        </w:r>
        <w:r w:rsidR="00470E69">
          <w:t xml:space="preserve"> across all participants and by group. </w:t>
        </w:r>
      </w:ins>
    </w:p>
    <w:p w14:paraId="5CEA9B87" w14:textId="3120D064" w:rsidR="00C11959" w:rsidRDefault="00C11959">
      <w:pPr>
        <w:rPr>
          <w:b/>
        </w:rPr>
      </w:pPr>
    </w:p>
    <w:p w14:paraId="57FD56B3" w14:textId="77777777" w:rsidR="001873F3" w:rsidRDefault="001873F3"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394" w:author="Author"/>
          <w:b/>
        </w:rPr>
      </w:pPr>
    </w:p>
    <w:p w14:paraId="3CFA1DA3" w14:textId="576EFD6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2</w:t>
      </w:r>
      <w:r>
        <w:t>.</w:t>
      </w:r>
      <w:r w:rsidRPr="002E45D7">
        <w:t xml:space="preserve"> Demographic information</w:t>
      </w:r>
      <w:r>
        <w:t>.</w:t>
      </w:r>
    </w:p>
    <w:tbl>
      <w:tblPr>
        <w:tblStyle w:val="a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FA60F1">
            <w:pPr>
              <w:widowControl w:val="0"/>
              <w:pBdr>
                <w:top w:val="nil"/>
                <w:left w:val="nil"/>
                <w:bottom w:val="nil"/>
                <w:right w:val="nil"/>
                <w:between w:val="nil"/>
              </w:pBdr>
            </w:pPr>
            <w:r w:rsidRPr="002E45D7">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FA60F1">
            <w:pPr>
              <w:widowControl w:val="0"/>
              <w:pBdr>
                <w:top w:val="nil"/>
                <w:left w:val="nil"/>
                <w:bottom w:val="nil"/>
                <w:right w:val="nil"/>
                <w:between w:val="nil"/>
              </w:pBdr>
            </w:pPr>
            <w:r w:rsidRPr="002E45D7">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FA60F1">
            <w:pPr>
              <w:widowControl w:val="0"/>
              <w:pBdr>
                <w:top w:val="nil"/>
                <w:left w:val="nil"/>
                <w:bottom w:val="nil"/>
                <w:right w:val="nil"/>
                <w:between w:val="nil"/>
              </w:pBdr>
            </w:pPr>
            <w:r w:rsidRPr="002E45D7">
              <w:t xml:space="preserve"> TYP (N=27)  </w:t>
            </w:r>
          </w:p>
        </w:tc>
      </w:tr>
      <w:tr w:rsidR="00587482" w:rsidRPr="002E45D7" w14:paraId="695D5FBE" w14:textId="77777777" w:rsidTr="008517DE">
        <w:trPr>
          <w:trHeight w:val="432"/>
          <w:ins w:id="395" w:author="Author"/>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FA60F1">
            <w:pPr>
              <w:widowControl w:val="0"/>
              <w:pBdr>
                <w:top w:val="nil"/>
                <w:left w:val="nil"/>
                <w:bottom w:val="nil"/>
                <w:right w:val="nil"/>
                <w:between w:val="nil"/>
              </w:pBdr>
              <w:rPr>
                <w:ins w:id="396" w:author="Author"/>
              </w:rP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FA60F1">
            <w:pPr>
              <w:widowControl w:val="0"/>
              <w:pBdr>
                <w:top w:val="nil"/>
                <w:left w:val="nil"/>
                <w:bottom w:val="nil"/>
                <w:right w:val="nil"/>
                <w:between w:val="nil"/>
              </w:pBdr>
              <w:rPr>
                <w:ins w:id="397" w:author="Author"/>
              </w:rPr>
            </w:pPr>
            <w:ins w:id="398" w:author="Author">
              <w:r>
                <w:t>Frequency (% of total in each group)</w:t>
              </w:r>
            </w:ins>
          </w:p>
        </w:tc>
      </w:tr>
      <w:tr w:rsidR="00065484" w:rsidRPr="002E45D7" w14:paraId="19ECFB42"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FA60F1">
            <w:pPr>
              <w:widowControl w:val="0"/>
              <w:pBdr>
                <w:top w:val="nil"/>
                <w:left w:val="nil"/>
                <w:bottom w:val="nil"/>
                <w:right w:val="nil"/>
                <w:between w:val="nil"/>
              </w:pBdr>
            </w:pPr>
            <w:r w:rsidRPr="002E45D7">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FA60F1">
            <w:pPr>
              <w:widowControl w:val="0"/>
              <w:pBdr>
                <w:top w:val="nil"/>
                <w:left w:val="nil"/>
                <w:bottom w:val="nil"/>
                <w:right w:val="nil"/>
                <w:between w:val="nil"/>
              </w:pBdr>
            </w:pPr>
            <w:r w:rsidRPr="002E45D7">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44F9950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FA60F1">
            <w:pPr>
              <w:widowControl w:val="0"/>
              <w:pBdr>
                <w:top w:val="nil"/>
                <w:left w:val="nil"/>
                <w:bottom w:val="nil"/>
                <w:right w:val="nil"/>
                <w:between w:val="nil"/>
              </w:pBdr>
            </w:pPr>
            <w:r w:rsidRPr="002E45D7">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39F10376"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FA60F1">
            <w:pPr>
              <w:widowControl w:val="0"/>
              <w:pBdr>
                <w:top w:val="nil"/>
                <w:left w:val="nil"/>
                <w:bottom w:val="nil"/>
                <w:right w:val="nil"/>
                <w:between w:val="nil"/>
              </w:pBdr>
            </w:pPr>
            <w:r w:rsidRPr="002E45D7">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493F8B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10F0F96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7C31062D" w:rsidR="00065484" w:rsidRPr="002E45D7" w:rsidRDefault="00065484" w:rsidP="00FA60F1">
            <w:pPr>
              <w:widowControl w:val="0"/>
              <w:pBdr>
                <w:top w:val="nil"/>
                <w:left w:val="nil"/>
                <w:bottom w:val="nil"/>
                <w:right w:val="nil"/>
                <w:between w:val="nil"/>
              </w:pBdr>
            </w:pPr>
            <w:r w:rsidRPr="002E45D7">
              <w:t>Rac</w:t>
            </w:r>
            <w:ins w:id="399" w:author="Author">
              <w:r w:rsidR="00A276DE">
                <w:t>ial Group</w:t>
              </w:r>
              <w:r w:rsidR="00587482">
                <w:t>s</w:t>
              </w:r>
            </w:ins>
            <w:del w:id="400" w:author="Author">
              <w:r w:rsidRPr="002E45D7" w:rsidDel="00A276DE">
                <w:delText>e</w:delText>
              </w:r>
            </w:del>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FA60F1">
            <w:pPr>
              <w:widowControl w:val="0"/>
              <w:pBdr>
                <w:top w:val="nil"/>
                <w:left w:val="nil"/>
                <w:bottom w:val="nil"/>
                <w:right w:val="nil"/>
                <w:between w:val="nil"/>
              </w:pBdr>
            </w:pPr>
          </w:p>
        </w:tc>
      </w:tr>
      <w:tr w:rsidR="00065484" w:rsidRPr="002E45D7" w14:paraId="4F879284"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FA60F1">
            <w:pPr>
              <w:widowControl w:val="0"/>
              <w:pBdr>
                <w:top w:val="nil"/>
                <w:left w:val="nil"/>
                <w:bottom w:val="nil"/>
                <w:right w:val="nil"/>
                <w:between w:val="nil"/>
              </w:pBdr>
            </w:pPr>
            <w:r w:rsidRPr="002E45D7">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FA60F1">
            <w:pPr>
              <w:widowControl w:val="0"/>
              <w:pBdr>
                <w:top w:val="nil"/>
                <w:left w:val="nil"/>
                <w:bottom w:val="nil"/>
                <w:right w:val="nil"/>
                <w:between w:val="nil"/>
              </w:pBdr>
            </w:pPr>
            <w:r w:rsidRPr="002E45D7">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FA60F1">
            <w:pPr>
              <w:widowControl w:val="0"/>
              <w:pBdr>
                <w:top w:val="nil"/>
                <w:left w:val="nil"/>
                <w:bottom w:val="nil"/>
                <w:right w:val="nil"/>
                <w:between w:val="nil"/>
              </w:pBdr>
            </w:pPr>
            <w:r w:rsidRPr="002E45D7">
              <w:t xml:space="preserve"> 24 (88.9%)  </w:t>
            </w:r>
          </w:p>
        </w:tc>
      </w:tr>
      <w:tr w:rsidR="00065484" w:rsidRPr="002E45D7" w14:paraId="459C9310"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FA60F1">
            <w:pPr>
              <w:widowControl w:val="0"/>
              <w:pBdr>
                <w:top w:val="nil"/>
                <w:left w:val="nil"/>
                <w:bottom w:val="nil"/>
                <w:right w:val="nil"/>
                <w:between w:val="nil"/>
              </w:pBdr>
            </w:pPr>
            <w:r w:rsidRPr="002E45D7">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FA60F1">
            <w:pPr>
              <w:widowControl w:val="0"/>
              <w:pBdr>
                <w:top w:val="nil"/>
                <w:left w:val="nil"/>
                <w:bottom w:val="nil"/>
                <w:right w:val="nil"/>
                <w:between w:val="nil"/>
              </w:pBdr>
            </w:pPr>
            <w:r w:rsidRPr="002E45D7">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FA60F1">
            <w:pPr>
              <w:widowControl w:val="0"/>
              <w:pBdr>
                <w:top w:val="nil"/>
                <w:left w:val="nil"/>
                <w:bottom w:val="nil"/>
                <w:right w:val="nil"/>
                <w:between w:val="nil"/>
              </w:pBdr>
            </w:pPr>
            <w:r w:rsidRPr="002E45D7">
              <w:t xml:space="preserve">  3 (11.1%)  </w:t>
            </w:r>
          </w:p>
        </w:tc>
      </w:tr>
      <w:tr w:rsidR="00065484" w:rsidRPr="002E45D7" w14:paraId="7E83803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FA60F1">
            <w:pPr>
              <w:widowControl w:val="0"/>
              <w:pBdr>
                <w:top w:val="nil"/>
                <w:left w:val="nil"/>
                <w:bottom w:val="nil"/>
                <w:right w:val="nil"/>
                <w:between w:val="nil"/>
              </w:pBdr>
            </w:pPr>
            <w:r w:rsidRPr="002E45D7">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31899FB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FA60F1">
            <w:pPr>
              <w:widowControl w:val="0"/>
              <w:pBdr>
                <w:top w:val="nil"/>
                <w:left w:val="nil"/>
                <w:bottom w:val="nil"/>
                <w:right w:val="nil"/>
                <w:between w:val="nil"/>
              </w:pBdr>
            </w:pPr>
            <w:r w:rsidRPr="002E45D7">
              <w:t>Income</w:t>
            </w:r>
            <w:ins w:id="401" w:author="Author">
              <w:r w:rsidR="00587482">
                <w:t xml:space="preserve"> (in dollars per year)</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FA60F1">
            <w:pPr>
              <w:widowControl w:val="0"/>
              <w:pBdr>
                <w:top w:val="nil"/>
                <w:left w:val="nil"/>
                <w:bottom w:val="nil"/>
                <w:right w:val="nil"/>
                <w:between w:val="nil"/>
              </w:pBdr>
            </w:pPr>
          </w:p>
        </w:tc>
      </w:tr>
      <w:tr w:rsidR="00065484" w:rsidRPr="002E45D7" w14:paraId="7BD7578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FA60F1">
            <w:pPr>
              <w:widowControl w:val="0"/>
              <w:pBdr>
                <w:top w:val="nil"/>
                <w:left w:val="nil"/>
                <w:bottom w:val="nil"/>
                <w:right w:val="nil"/>
                <w:between w:val="nil"/>
              </w:pBdr>
            </w:pPr>
            <w:r w:rsidRPr="002E45D7">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FA60F1">
            <w:pPr>
              <w:widowControl w:val="0"/>
              <w:pBdr>
                <w:top w:val="nil"/>
                <w:left w:val="nil"/>
                <w:bottom w:val="nil"/>
                <w:right w:val="nil"/>
                <w:between w:val="nil"/>
              </w:pBdr>
            </w:pPr>
            <w:r w:rsidRPr="002E45D7">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59BE8A5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FA60F1">
            <w:pPr>
              <w:widowControl w:val="0"/>
              <w:pBdr>
                <w:top w:val="nil"/>
                <w:left w:val="nil"/>
                <w:bottom w:val="nil"/>
                <w:right w:val="nil"/>
                <w:between w:val="nil"/>
              </w:pBdr>
            </w:pPr>
            <w:r w:rsidRPr="002E45D7">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FA60F1">
            <w:pPr>
              <w:widowControl w:val="0"/>
              <w:pBdr>
                <w:top w:val="nil"/>
                <w:left w:val="nil"/>
                <w:bottom w:val="nil"/>
                <w:right w:val="nil"/>
                <w:between w:val="nil"/>
              </w:pBdr>
            </w:pPr>
            <w:r w:rsidRPr="002E45D7">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FA60F1">
            <w:pPr>
              <w:widowControl w:val="0"/>
              <w:pBdr>
                <w:top w:val="nil"/>
                <w:left w:val="nil"/>
                <w:bottom w:val="nil"/>
                <w:right w:val="nil"/>
                <w:between w:val="nil"/>
              </w:pBdr>
            </w:pPr>
            <w:r w:rsidRPr="002E45D7">
              <w:t xml:space="preserve">  9 (34.6%)  </w:t>
            </w:r>
          </w:p>
        </w:tc>
      </w:tr>
      <w:tr w:rsidR="00065484" w:rsidRPr="002E45D7" w14:paraId="7763E548"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FA60F1">
            <w:pPr>
              <w:widowControl w:val="0"/>
              <w:pBdr>
                <w:top w:val="nil"/>
                <w:left w:val="nil"/>
                <w:bottom w:val="nil"/>
                <w:right w:val="nil"/>
                <w:between w:val="nil"/>
              </w:pBdr>
            </w:pPr>
            <w:r w:rsidRPr="002E45D7">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34C4816A"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FA60F1">
            <w:pPr>
              <w:widowControl w:val="0"/>
              <w:pBdr>
                <w:top w:val="nil"/>
                <w:left w:val="nil"/>
                <w:bottom w:val="nil"/>
                <w:right w:val="nil"/>
                <w:between w:val="nil"/>
              </w:pBdr>
            </w:pPr>
            <w:r w:rsidRPr="002E45D7">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FA60F1">
            <w:pPr>
              <w:widowControl w:val="0"/>
              <w:pBdr>
                <w:top w:val="nil"/>
                <w:left w:val="nil"/>
                <w:bottom w:val="nil"/>
                <w:right w:val="nil"/>
                <w:between w:val="nil"/>
              </w:pBdr>
            </w:pPr>
            <w:r w:rsidRPr="002E45D7">
              <w:t xml:space="preserve"> 11 (42.3%)  </w:t>
            </w:r>
          </w:p>
        </w:tc>
      </w:tr>
      <w:tr w:rsidR="00065484" w:rsidRPr="002E45D7" w14:paraId="722ED20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FA60F1">
            <w:pPr>
              <w:widowControl w:val="0"/>
              <w:pBdr>
                <w:top w:val="nil"/>
                <w:left w:val="nil"/>
                <w:bottom w:val="nil"/>
                <w:right w:val="nil"/>
                <w:between w:val="nil"/>
              </w:pBdr>
            </w:pPr>
            <w:r w:rsidRPr="002E45D7">
              <w:t>Education</w:t>
            </w:r>
            <w:ins w:id="402" w:author="Author">
              <w:r w:rsidR="00587482">
                <w:t xml:space="preserve"> </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FA60F1">
            <w:pPr>
              <w:widowControl w:val="0"/>
              <w:pBdr>
                <w:top w:val="nil"/>
                <w:left w:val="nil"/>
                <w:bottom w:val="nil"/>
                <w:right w:val="nil"/>
                <w:between w:val="nil"/>
              </w:pBdr>
            </w:pPr>
            <w:r w:rsidRPr="002E45D7">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FA60F1">
            <w:pPr>
              <w:widowControl w:val="0"/>
              <w:pBdr>
                <w:top w:val="nil"/>
                <w:left w:val="nil"/>
                <w:bottom w:val="nil"/>
                <w:right w:val="nil"/>
                <w:between w:val="nil"/>
              </w:pBdr>
            </w:pPr>
            <w:r w:rsidRPr="002E45D7">
              <w:t xml:space="preserve">             </w:t>
            </w:r>
          </w:p>
        </w:tc>
      </w:tr>
      <w:tr w:rsidR="00065484" w:rsidRPr="002E45D7" w14:paraId="5635A67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FA60F1">
            <w:pPr>
              <w:widowControl w:val="0"/>
              <w:pBdr>
                <w:top w:val="nil"/>
                <w:left w:val="nil"/>
                <w:bottom w:val="nil"/>
                <w:right w:val="nil"/>
                <w:between w:val="nil"/>
              </w:pBdr>
            </w:pPr>
            <w:r w:rsidRPr="002E45D7">
              <w:t xml:space="preserve">  Less</w:t>
            </w:r>
            <w:r>
              <w:t xml:space="preserve"> than </w:t>
            </w:r>
            <w:r w:rsidRPr="002E45D7">
              <w:t>7</w:t>
            </w:r>
            <w:r w:rsidRPr="00EE5BEC">
              <w:rPr>
                <w:vertAlign w:val="superscript"/>
              </w:rPr>
              <w:t>th</w:t>
            </w:r>
            <w:r>
              <w:t xml:space="preserve"> </w:t>
            </w:r>
            <w:r w:rsidRPr="002E45D7">
              <w:t>Gr</w:t>
            </w:r>
            <w:r>
              <w:t>a</w:t>
            </w:r>
            <w:r w:rsidRPr="002E45D7">
              <w:t>d</w:t>
            </w:r>
            <w: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5865E50F"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FA60F1">
            <w:pPr>
              <w:widowControl w:val="0"/>
              <w:pBdr>
                <w:top w:val="nil"/>
                <w:left w:val="nil"/>
                <w:bottom w:val="nil"/>
                <w:right w:val="nil"/>
                <w:between w:val="nil"/>
              </w:pBdr>
            </w:pPr>
            <w:r w:rsidRPr="002E45D7">
              <w:t xml:space="preserve">  Junior</w:t>
            </w:r>
            <w:r>
              <w:t xml:space="preserve"> </w:t>
            </w:r>
            <w:r w:rsidRPr="002E45D7">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606EE04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FA60F1">
            <w:pPr>
              <w:widowControl w:val="0"/>
              <w:pBdr>
                <w:top w:val="nil"/>
                <w:left w:val="nil"/>
                <w:bottom w:val="nil"/>
                <w:right w:val="nil"/>
                <w:between w:val="nil"/>
              </w:pBdr>
            </w:pPr>
            <w:r w:rsidRPr="002E45D7">
              <w:t xml:space="preserve">  High</w:t>
            </w:r>
            <w:r>
              <w:t xml:space="preserve"> </w:t>
            </w:r>
            <w:r w:rsidRPr="002E45D7">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E52E2DD"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FA60F1">
            <w:pPr>
              <w:widowControl w:val="0"/>
              <w:pBdr>
                <w:top w:val="nil"/>
                <w:left w:val="nil"/>
                <w:bottom w:val="nil"/>
                <w:right w:val="nil"/>
                <w:between w:val="nil"/>
              </w:pBdr>
            </w:pPr>
            <w:r w:rsidRPr="002E45D7">
              <w:t xml:space="preserve">  Partial</w:t>
            </w:r>
            <w:r>
              <w:t xml:space="preserve"> </w:t>
            </w:r>
            <w:r w:rsidRPr="002E45D7">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D84EFF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FA60F1">
            <w:pPr>
              <w:widowControl w:val="0"/>
              <w:pBdr>
                <w:top w:val="nil"/>
                <w:left w:val="nil"/>
                <w:bottom w:val="nil"/>
                <w:right w:val="nil"/>
                <w:between w:val="nil"/>
              </w:pBdr>
            </w:pPr>
            <w:r w:rsidRPr="002E45D7">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FA60F1">
            <w:pPr>
              <w:widowControl w:val="0"/>
              <w:pBdr>
                <w:top w:val="nil"/>
                <w:left w:val="nil"/>
                <w:bottom w:val="nil"/>
                <w:right w:val="nil"/>
                <w:between w:val="nil"/>
              </w:pBdr>
            </w:pPr>
            <w:r w:rsidRPr="002E45D7">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FA60F1">
            <w:pPr>
              <w:widowControl w:val="0"/>
              <w:pBdr>
                <w:top w:val="nil"/>
                <w:left w:val="nil"/>
                <w:bottom w:val="nil"/>
                <w:right w:val="nil"/>
                <w:between w:val="nil"/>
              </w:pBdr>
            </w:pPr>
            <w:r w:rsidRPr="002E45D7">
              <w:t xml:space="preserve"> 12 (44.4%)  </w:t>
            </w:r>
          </w:p>
        </w:tc>
      </w:tr>
      <w:tr w:rsidR="00065484" w:rsidRPr="002E45D7" w14:paraId="14A293F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FA60F1">
            <w:pPr>
              <w:widowControl w:val="0"/>
              <w:pBdr>
                <w:top w:val="nil"/>
                <w:left w:val="nil"/>
                <w:bottom w:val="nil"/>
                <w:right w:val="nil"/>
                <w:between w:val="nil"/>
              </w:pBdr>
            </w:pPr>
            <w:r w:rsidRPr="002E45D7">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FA60F1">
            <w:pPr>
              <w:widowControl w:val="0"/>
              <w:pBdr>
                <w:top w:val="nil"/>
                <w:left w:val="nil"/>
                <w:bottom w:val="nil"/>
                <w:right w:val="nil"/>
                <w:between w:val="nil"/>
              </w:pBdr>
            </w:pPr>
            <w:r w:rsidRPr="002E45D7">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FA60F1">
            <w:pPr>
              <w:widowControl w:val="0"/>
              <w:pBdr>
                <w:top w:val="nil"/>
                <w:left w:val="nil"/>
                <w:bottom w:val="nil"/>
                <w:right w:val="nil"/>
                <w:between w:val="nil"/>
              </w:pBdr>
            </w:pPr>
            <w:r w:rsidRPr="002E45D7">
              <w:t xml:space="preserve"> 10 (37.0%)  </w:t>
            </w:r>
          </w:p>
        </w:tc>
      </w:tr>
      <w:tr w:rsidR="00065484" w:rsidRPr="002E45D7" w14:paraId="095E3C2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FA60F1">
            <w:pPr>
              <w:widowControl w:val="0"/>
              <w:pBdr>
                <w:top w:val="nil"/>
                <w:left w:val="nil"/>
                <w:bottom w:val="nil"/>
                <w:right w:val="nil"/>
                <w:between w:val="nil"/>
              </w:pBdr>
            </w:pPr>
            <w:r w:rsidRPr="002E45D7">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FA60F1">
            <w:pPr>
              <w:widowControl w:val="0"/>
              <w:pBdr>
                <w:top w:val="nil"/>
                <w:left w:val="nil"/>
                <w:bottom w:val="nil"/>
                <w:right w:val="nil"/>
                <w:between w:val="nil"/>
              </w:pBdr>
            </w:pPr>
            <w:r w:rsidRPr="002E45D7">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3</w:t>
      </w:r>
      <w:r>
        <w:t>.</w:t>
      </w:r>
      <w:r w:rsidRPr="002E45D7">
        <w:t xml:space="preserve"> Cronbach’s alpha for all tasks.</w:t>
      </w:r>
    </w:p>
    <w:tbl>
      <w:tblPr>
        <w:tblStyle w:val="a3"/>
        <w:tblW w:w="9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0"/>
        <w:gridCol w:w="895"/>
        <w:gridCol w:w="1074"/>
        <w:gridCol w:w="1076"/>
        <w:gridCol w:w="895"/>
        <w:gridCol w:w="1164"/>
        <w:gridCol w:w="1069"/>
        <w:gridCol w:w="1263"/>
      </w:tblGrid>
      <w:tr w:rsidR="00065484" w:rsidRPr="002E45D7" w14:paraId="1FCDC05C" w14:textId="77777777" w:rsidTr="00660C8E">
        <w:trPr>
          <w:trHeight w:val="241"/>
        </w:trPr>
        <w:tc>
          <w:tcPr>
            <w:tcW w:w="1960" w:type="dxa"/>
            <w:shd w:val="clear" w:color="auto" w:fill="auto"/>
            <w:tcMar>
              <w:top w:w="100" w:type="dxa"/>
              <w:left w:w="100" w:type="dxa"/>
              <w:bottom w:w="100" w:type="dxa"/>
              <w:right w:w="100" w:type="dxa"/>
            </w:tcMar>
          </w:tcPr>
          <w:p w14:paraId="42060F98" w14:textId="77777777" w:rsidR="00065484" w:rsidRPr="002E45D7" w:rsidRDefault="00065484" w:rsidP="00FA60F1">
            <w:pPr>
              <w:widowControl w:val="0"/>
              <w:pBdr>
                <w:top w:val="nil"/>
                <w:left w:val="nil"/>
                <w:bottom w:val="nil"/>
                <w:right w:val="nil"/>
                <w:between w:val="nil"/>
              </w:pBdr>
            </w:pPr>
          </w:p>
        </w:tc>
        <w:tc>
          <w:tcPr>
            <w:tcW w:w="3045" w:type="dxa"/>
            <w:gridSpan w:val="3"/>
            <w:shd w:val="clear" w:color="auto" w:fill="auto"/>
            <w:tcMar>
              <w:top w:w="100" w:type="dxa"/>
              <w:left w:w="100" w:type="dxa"/>
              <w:bottom w:w="100" w:type="dxa"/>
              <w:right w:w="100" w:type="dxa"/>
            </w:tcMar>
          </w:tcPr>
          <w:p w14:paraId="7D91048B" w14:textId="77777777" w:rsidR="00065484" w:rsidRPr="002E45D7" w:rsidRDefault="00065484" w:rsidP="00FA60F1">
            <w:pPr>
              <w:widowControl w:val="0"/>
              <w:pBdr>
                <w:top w:val="nil"/>
                <w:left w:val="nil"/>
                <w:bottom w:val="nil"/>
                <w:right w:val="nil"/>
                <w:between w:val="nil"/>
              </w:pBdr>
              <w:jc w:val="center"/>
              <w:rPr>
                <w:b/>
              </w:rPr>
            </w:pPr>
            <w:r w:rsidRPr="002E45D7">
              <w:rPr>
                <w:b/>
              </w:rPr>
              <w:t>Procedural Learning</w:t>
            </w:r>
          </w:p>
        </w:tc>
        <w:tc>
          <w:tcPr>
            <w:tcW w:w="4391" w:type="dxa"/>
            <w:gridSpan w:val="4"/>
            <w:shd w:val="clear" w:color="auto" w:fill="auto"/>
            <w:tcMar>
              <w:top w:w="100" w:type="dxa"/>
              <w:left w:w="100" w:type="dxa"/>
              <w:bottom w:w="100" w:type="dxa"/>
              <w:right w:w="100" w:type="dxa"/>
            </w:tcMar>
          </w:tcPr>
          <w:p w14:paraId="3F684FE4" w14:textId="77777777" w:rsidR="00065484" w:rsidRPr="002E45D7" w:rsidRDefault="00065484" w:rsidP="00FA60F1">
            <w:pPr>
              <w:widowControl w:val="0"/>
              <w:pBdr>
                <w:top w:val="nil"/>
                <w:left w:val="nil"/>
                <w:bottom w:val="nil"/>
                <w:right w:val="nil"/>
                <w:between w:val="nil"/>
              </w:pBdr>
              <w:jc w:val="center"/>
              <w:rPr>
                <w:b/>
              </w:rPr>
            </w:pPr>
            <w:r w:rsidRPr="002E45D7">
              <w:rPr>
                <w:b/>
              </w:rPr>
              <w:t>Statistical Learning</w:t>
            </w:r>
          </w:p>
        </w:tc>
      </w:tr>
      <w:tr w:rsidR="00065484" w:rsidRPr="002E45D7" w14:paraId="40169C36" w14:textId="77777777" w:rsidTr="00660C8E">
        <w:trPr>
          <w:trHeight w:val="463"/>
        </w:trPr>
        <w:tc>
          <w:tcPr>
            <w:tcW w:w="1960" w:type="dxa"/>
            <w:shd w:val="clear" w:color="auto" w:fill="auto"/>
            <w:tcMar>
              <w:top w:w="100" w:type="dxa"/>
              <w:left w:w="100" w:type="dxa"/>
              <w:bottom w:w="100" w:type="dxa"/>
              <w:right w:w="100" w:type="dxa"/>
            </w:tcMar>
          </w:tcPr>
          <w:p w14:paraId="33595DCB" w14:textId="77777777" w:rsidR="00065484" w:rsidRPr="002E45D7" w:rsidRDefault="00065484" w:rsidP="00FA60F1">
            <w:pPr>
              <w:widowControl w:val="0"/>
              <w:pBdr>
                <w:top w:val="nil"/>
                <w:left w:val="nil"/>
                <w:bottom w:val="nil"/>
                <w:right w:val="nil"/>
                <w:between w:val="nil"/>
              </w:pBdr>
              <w:jc w:val="center"/>
            </w:pPr>
          </w:p>
        </w:tc>
        <w:tc>
          <w:tcPr>
            <w:tcW w:w="895" w:type="dxa"/>
            <w:shd w:val="clear" w:color="auto" w:fill="auto"/>
            <w:tcMar>
              <w:top w:w="100" w:type="dxa"/>
              <w:left w:w="100" w:type="dxa"/>
              <w:bottom w:w="100" w:type="dxa"/>
              <w:right w:w="100" w:type="dxa"/>
            </w:tcMar>
          </w:tcPr>
          <w:p w14:paraId="066FFC75" w14:textId="77777777" w:rsidR="00065484" w:rsidRPr="002E45D7" w:rsidRDefault="00065484" w:rsidP="00FA60F1">
            <w:pPr>
              <w:widowControl w:val="0"/>
              <w:pBdr>
                <w:top w:val="nil"/>
                <w:left w:val="nil"/>
                <w:bottom w:val="nil"/>
                <w:right w:val="nil"/>
                <w:between w:val="nil"/>
              </w:pBdr>
              <w:jc w:val="center"/>
            </w:pPr>
            <w:r w:rsidRPr="002E45D7">
              <w:t>Rotary Pursuit</w:t>
            </w:r>
          </w:p>
        </w:tc>
        <w:tc>
          <w:tcPr>
            <w:tcW w:w="1074" w:type="dxa"/>
            <w:shd w:val="clear" w:color="auto" w:fill="auto"/>
            <w:tcMar>
              <w:top w:w="100" w:type="dxa"/>
              <w:left w:w="100" w:type="dxa"/>
              <w:bottom w:w="100" w:type="dxa"/>
              <w:right w:w="100" w:type="dxa"/>
            </w:tcMar>
          </w:tcPr>
          <w:p w14:paraId="1134C177" w14:textId="77777777" w:rsidR="00065484" w:rsidRPr="002E45D7" w:rsidRDefault="00065484" w:rsidP="00FA60F1">
            <w:pPr>
              <w:widowControl w:val="0"/>
              <w:pBdr>
                <w:top w:val="nil"/>
                <w:left w:val="nil"/>
                <w:bottom w:val="nil"/>
                <w:right w:val="nil"/>
                <w:between w:val="nil"/>
              </w:pBdr>
              <w:jc w:val="center"/>
            </w:pPr>
            <w:r w:rsidRPr="002E45D7">
              <w:t>Mirror Tracing - Error</w:t>
            </w:r>
          </w:p>
        </w:tc>
        <w:tc>
          <w:tcPr>
            <w:tcW w:w="1075" w:type="dxa"/>
            <w:shd w:val="clear" w:color="auto" w:fill="auto"/>
            <w:tcMar>
              <w:top w:w="100" w:type="dxa"/>
              <w:left w:w="100" w:type="dxa"/>
              <w:bottom w:w="100" w:type="dxa"/>
              <w:right w:w="100" w:type="dxa"/>
            </w:tcMar>
          </w:tcPr>
          <w:p w14:paraId="2FEEA51C" w14:textId="77777777" w:rsidR="00065484" w:rsidRPr="002E45D7" w:rsidRDefault="00065484" w:rsidP="00FA60F1">
            <w:pPr>
              <w:widowControl w:val="0"/>
              <w:pBdr>
                <w:top w:val="nil"/>
                <w:left w:val="nil"/>
                <w:bottom w:val="nil"/>
                <w:right w:val="nil"/>
                <w:between w:val="nil"/>
              </w:pBdr>
              <w:jc w:val="center"/>
            </w:pPr>
            <w:r w:rsidRPr="002E45D7">
              <w:t>Mirror Tracing - Time</w:t>
            </w:r>
          </w:p>
        </w:tc>
        <w:tc>
          <w:tcPr>
            <w:tcW w:w="895" w:type="dxa"/>
            <w:shd w:val="clear" w:color="auto" w:fill="auto"/>
            <w:tcMar>
              <w:top w:w="100" w:type="dxa"/>
              <w:left w:w="100" w:type="dxa"/>
              <w:bottom w:w="100" w:type="dxa"/>
              <w:right w:w="100" w:type="dxa"/>
            </w:tcMar>
          </w:tcPr>
          <w:p w14:paraId="7140E375"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RT</w:t>
            </w:r>
          </w:p>
        </w:tc>
        <w:tc>
          <w:tcPr>
            <w:tcW w:w="1164" w:type="dxa"/>
            <w:shd w:val="clear" w:color="auto" w:fill="auto"/>
            <w:tcMar>
              <w:top w:w="100" w:type="dxa"/>
              <w:left w:w="100" w:type="dxa"/>
              <w:bottom w:w="100" w:type="dxa"/>
              <w:right w:w="100" w:type="dxa"/>
            </w:tcMar>
          </w:tcPr>
          <w:p w14:paraId="6162F9DC"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Accuracy</w:t>
            </w:r>
          </w:p>
        </w:tc>
        <w:tc>
          <w:tcPr>
            <w:tcW w:w="1069" w:type="dxa"/>
            <w:shd w:val="clear" w:color="auto" w:fill="auto"/>
            <w:tcMar>
              <w:top w:w="100" w:type="dxa"/>
              <w:left w:w="100" w:type="dxa"/>
              <w:bottom w:w="100" w:type="dxa"/>
              <w:right w:w="100" w:type="dxa"/>
            </w:tcMar>
          </w:tcPr>
          <w:p w14:paraId="2D185E97"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RT</w:t>
            </w:r>
          </w:p>
        </w:tc>
        <w:tc>
          <w:tcPr>
            <w:tcW w:w="1262" w:type="dxa"/>
            <w:shd w:val="clear" w:color="auto" w:fill="auto"/>
            <w:tcMar>
              <w:top w:w="100" w:type="dxa"/>
              <w:left w:w="100" w:type="dxa"/>
              <w:bottom w:w="100" w:type="dxa"/>
              <w:right w:w="100" w:type="dxa"/>
            </w:tcMar>
          </w:tcPr>
          <w:p w14:paraId="1AF18F63"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Accuracy</w:t>
            </w:r>
          </w:p>
        </w:tc>
      </w:tr>
      <w:tr w:rsidR="00065484" w14:paraId="5D8545B1" w14:textId="77777777" w:rsidTr="00660C8E">
        <w:trPr>
          <w:trHeight w:val="231"/>
        </w:trPr>
        <w:tc>
          <w:tcPr>
            <w:tcW w:w="1960" w:type="dxa"/>
            <w:shd w:val="clear" w:color="auto" w:fill="auto"/>
            <w:tcMar>
              <w:top w:w="100" w:type="dxa"/>
              <w:left w:w="100" w:type="dxa"/>
              <w:bottom w:w="100" w:type="dxa"/>
              <w:right w:w="100" w:type="dxa"/>
            </w:tcMar>
          </w:tcPr>
          <w:p w14:paraId="3E7395E4" w14:textId="77777777" w:rsidR="00065484" w:rsidRPr="002E45D7" w:rsidRDefault="00065484" w:rsidP="00FA60F1">
            <w:pPr>
              <w:widowControl w:val="0"/>
              <w:pBdr>
                <w:top w:val="nil"/>
                <w:left w:val="nil"/>
                <w:bottom w:val="nil"/>
                <w:right w:val="nil"/>
                <w:between w:val="nil"/>
              </w:pBdr>
              <w:jc w:val="center"/>
            </w:pPr>
            <w:r w:rsidRPr="002E45D7">
              <w:t xml:space="preserve">Cronbach’s </w:t>
            </w:r>
            <w:r>
              <w:t>a</w:t>
            </w:r>
            <w:r w:rsidRPr="002E45D7">
              <w:t>lpha</w:t>
            </w:r>
          </w:p>
        </w:tc>
        <w:tc>
          <w:tcPr>
            <w:tcW w:w="895" w:type="dxa"/>
            <w:shd w:val="clear" w:color="auto" w:fill="auto"/>
            <w:tcMar>
              <w:top w:w="100" w:type="dxa"/>
              <w:left w:w="100" w:type="dxa"/>
              <w:bottom w:w="100" w:type="dxa"/>
              <w:right w:w="100" w:type="dxa"/>
            </w:tcMar>
          </w:tcPr>
          <w:p w14:paraId="734A103C"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 xml:space="preserve"> 0.98</w:t>
            </w:r>
          </w:p>
          <w:p w14:paraId="7B5DC7C7" w14:textId="77777777" w:rsidR="00065484" w:rsidRPr="002E45D7" w:rsidRDefault="00065484" w:rsidP="00FA60F1">
            <w:pPr>
              <w:widowControl w:val="0"/>
              <w:pBdr>
                <w:top w:val="nil"/>
                <w:left w:val="nil"/>
                <w:bottom w:val="nil"/>
                <w:right w:val="nil"/>
                <w:between w:val="nil"/>
              </w:pBdr>
              <w:jc w:val="center"/>
            </w:pPr>
          </w:p>
        </w:tc>
        <w:tc>
          <w:tcPr>
            <w:tcW w:w="1074" w:type="dxa"/>
            <w:shd w:val="clear" w:color="auto" w:fill="auto"/>
            <w:tcMar>
              <w:top w:w="100" w:type="dxa"/>
              <w:left w:w="100" w:type="dxa"/>
              <w:bottom w:w="100" w:type="dxa"/>
              <w:right w:w="100" w:type="dxa"/>
            </w:tcMar>
          </w:tcPr>
          <w:p w14:paraId="57C61268"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0.68</w:t>
            </w:r>
          </w:p>
        </w:tc>
        <w:tc>
          <w:tcPr>
            <w:tcW w:w="1075" w:type="dxa"/>
            <w:shd w:val="clear" w:color="auto" w:fill="auto"/>
            <w:tcMar>
              <w:top w:w="100" w:type="dxa"/>
              <w:left w:w="100" w:type="dxa"/>
              <w:bottom w:w="100" w:type="dxa"/>
              <w:right w:w="100" w:type="dxa"/>
            </w:tcMar>
          </w:tcPr>
          <w:p w14:paraId="64BCF606"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0.56</w:t>
            </w:r>
          </w:p>
        </w:tc>
        <w:tc>
          <w:tcPr>
            <w:tcW w:w="895" w:type="dxa"/>
            <w:shd w:val="clear" w:color="auto" w:fill="auto"/>
            <w:tcMar>
              <w:top w:w="100" w:type="dxa"/>
              <w:left w:w="100" w:type="dxa"/>
              <w:bottom w:w="100" w:type="dxa"/>
              <w:right w:w="100" w:type="dxa"/>
            </w:tcMar>
          </w:tcPr>
          <w:p w14:paraId="403720A4" w14:textId="77777777" w:rsidR="00065484" w:rsidRPr="002E45D7" w:rsidRDefault="00065484" w:rsidP="00FA60F1">
            <w:pPr>
              <w:widowControl w:val="0"/>
              <w:pBdr>
                <w:top w:val="nil"/>
                <w:left w:val="nil"/>
                <w:bottom w:val="nil"/>
                <w:right w:val="nil"/>
                <w:between w:val="nil"/>
              </w:pBdr>
              <w:jc w:val="center"/>
            </w:pPr>
            <w:r w:rsidRPr="002E45D7">
              <w:t>0.94</w:t>
            </w:r>
          </w:p>
        </w:tc>
        <w:tc>
          <w:tcPr>
            <w:tcW w:w="1164" w:type="dxa"/>
            <w:shd w:val="clear" w:color="auto" w:fill="auto"/>
            <w:tcMar>
              <w:top w:w="100" w:type="dxa"/>
              <w:left w:w="100" w:type="dxa"/>
              <w:bottom w:w="100" w:type="dxa"/>
              <w:right w:w="100" w:type="dxa"/>
            </w:tcMar>
          </w:tcPr>
          <w:p w14:paraId="1DEC12F7" w14:textId="77777777" w:rsidR="00065484" w:rsidRPr="002E45D7" w:rsidRDefault="00065484" w:rsidP="00FA60F1">
            <w:pPr>
              <w:widowControl w:val="0"/>
              <w:pBdr>
                <w:top w:val="nil"/>
                <w:left w:val="nil"/>
                <w:bottom w:val="nil"/>
                <w:right w:val="nil"/>
                <w:between w:val="nil"/>
              </w:pBdr>
              <w:jc w:val="center"/>
            </w:pPr>
            <w:r w:rsidRPr="002E45D7">
              <w:t>0.89</w:t>
            </w:r>
          </w:p>
        </w:tc>
        <w:tc>
          <w:tcPr>
            <w:tcW w:w="1069" w:type="dxa"/>
            <w:shd w:val="clear" w:color="auto" w:fill="auto"/>
            <w:tcMar>
              <w:top w:w="100" w:type="dxa"/>
              <w:left w:w="100" w:type="dxa"/>
              <w:bottom w:w="100" w:type="dxa"/>
              <w:right w:w="100" w:type="dxa"/>
            </w:tcMar>
          </w:tcPr>
          <w:p w14:paraId="04A049FA" w14:textId="77777777" w:rsidR="00065484" w:rsidRPr="002E45D7" w:rsidRDefault="00065484" w:rsidP="00FA60F1">
            <w:pPr>
              <w:widowControl w:val="0"/>
              <w:pBdr>
                <w:top w:val="nil"/>
                <w:left w:val="nil"/>
                <w:bottom w:val="nil"/>
                <w:right w:val="nil"/>
                <w:between w:val="nil"/>
              </w:pBdr>
              <w:jc w:val="center"/>
            </w:pPr>
            <w:r w:rsidRPr="002E45D7">
              <w:t>0.89</w:t>
            </w:r>
          </w:p>
        </w:tc>
        <w:tc>
          <w:tcPr>
            <w:tcW w:w="1262" w:type="dxa"/>
            <w:shd w:val="clear" w:color="auto" w:fill="auto"/>
            <w:tcMar>
              <w:top w:w="100" w:type="dxa"/>
              <w:left w:w="100" w:type="dxa"/>
              <w:bottom w:w="100" w:type="dxa"/>
              <w:right w:w="100" w:type="dxa"/>
            </w:tcMar>
          </w:tcPr>
          <w:p w14:paraId="1442B0CC" w14:textId="77777777" w:rsidR="00065484" w:rsidRDefault="00065484" w:rsidP="00FA60F1">
            <w:pPr>
              <w:widowControl w:val="0"/>
              <w:pBdr>
                <w:top w:val="nil"/>
                <w:left w:val="nil"/>
                <w:bottom w:val="nil"/>
                <w:right w:val="nil"/>
                <w:between w:val="nil"/>
              </w:pBdr>
              <w:jc w:val="center"/>
            </w:pPr>
            <w:r w:rsidRPr="002E45D7">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084C24" w14:textId="77777777" w:rsidR="00065484" w:rsidRDefault="00065484" w:rsidP="00065484">
      <w: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p>
    <w:sectPr w:rsidR="0086513F" w:rsidRPr="00065484" w:rsidSect="0095378D">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2" w:author="Author" w:initials="A">
    <w:p w14:paraId="4E9C0C10" w14:textId="77777777" w:rsidR="00B9087D" w:rsidRDefault="00B9087D" w:rsidP="005D3529">
      <w:r>
        <w:rPr>
          <w:rStyle w:val="CommentReference"/>
        </w:rPr>
        <w:annotationRef/>
      </w:r>
      <w:r>
        <w:rPr>
          <w:rFonts w:ascii="Arial" w:eastAsia="SimSun" w:hAnsi="Arial" w:cs="Arial"/>
          <w:color w:val="000000"/>
          <w:sz w:val="20"/>
          <w:szCs w:val="20"/>
          <w:lang w:val="en"/>
        </w:rPr>
        <w:t>This needs to be changed!!</w:t>
      </w:r>
    </w:p>
  </w:comment>
  <w:comment w:id="354" w:author="Author" w:initials="A">
    <w:p w14:paraId="166CFAE7" w14:textId="6C8171BD" w:rsidR="005C3EB7" w:rsidRDefault="005C3EB7" w:rsidP="005C3EB7">
      <w:r>
        <w:rPr>
          <w:rStyle w:val="CommentReference"/>
        </w:rPr>
        <w:annotationRef/>
      </w:r>
      <w:r>
        <w:rPr>
          <w:color w:val="000000"/>
          <w:sz w:val="20"/>
          <w:szCs w:val="20"/>
        </w:rPr>
        <w:t>Does “vaguely” mean “partially”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9C0C10" w15:done="0"/>
  <w15:commentEx w15:paraId="166CFA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9C0C10" w16cid:durableId="27F821BF"/>
  <w16cid:commentId w16cid:paraId="166CFAE7" w16cid:durableId="27F78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5A772" w14:textId="77777777" w:rsidR="00E7772B" w:rsidRDefault="00E7772B">
      <w:r>
        <w:separator/>
      </w:r>
    </w:p>
  </w:endnote>
  <w:endnote w:type="continuationSeparator" w:id="0">
    <w:p w14:paraId="24EFB0EF" w14:textId="77777777" w:rsidR="00E7772B" w:rsidRDefault="00E77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80" w:author="Author"/>
  <w:sdt>
    <w:sdtPr>
      <w:rPr>
        <w:rStyle w:val="PageNumber"/>
      </w:rPr>
      <w:id w:val="418989950"/>
      <w:docPartObj>
        <w:docPartGallery w:val="Page Numbers (Bottom of Page)"/>
        <w:docPartUnique/>
      </w:docPartObj>
    </w:sdtPr>
    <w:sdtEndPr>
      <w:rPr>
        <w:rStyle w:val="PageNumber"/>
      </w:rPr>
    </w:sdtEndPr>
    <w:sdtContent>
      <w:customXmlInsRangeEnd w:id="280"/>
      <w:p w14:paraId="783237D6" w14:textId="273DE4BB" w:rsidR="00A77A9C" w:rsidRDefault="00A77A9C" w:rsidP="00BD6B13">
        <w:pPr>
          <w:pStyle w:val="Footer"/>
          <w:framePr w:wrap="none" w:vAnchor="text" w:hAnchor="margin" w:xAlign="right" w:y="1"/>
          <w:rPr>
            <w:ins w:id="281" w:author="Author"/>
            <w:rStyle w:val="PageNumber"/>
          </w:rPr>
        </w:pPr>
        <w:ins w:id="282" w:author="Author">
          <w:r>
            <w:rPr>
              <w:rStyle w:val="PageNumber"/>
            </w:rPr>
            <w:fldChar w:fldCharType="begin"/>
          </w:r>
          <w:r>
            <w:rPr>
              <w:rStyle w:val="PageNumber"/>
            </w:rPr>
            <w:instrText xml:space="preserve"> PAGE </w:instrText>
          </w:r>
          <w:r>
            <w:rPr>
              <w:rStyle w:val="PageNumber"/>
            </w:rPr>
            <w:fldChar w:fldCharType="end"/>
          </w:r>
        </w:ins>
      </w:p>
      <w:customXmlInsRangeStart w:id="283" w:author="Author"/>
    </w:sdtContent>
  </w:sdt>
  <w:customXmlInsRangeEnd w:id="283"/>
  <w:p w14:paraId="1BB62C0D" w14:textId="77777777" w:rsidR="00A77A9C" w:rsidRDefault="00A77A9C">
    <w:pPr>
      <w:pStyle w:val="Footer"/>
      <w:ind w:right="360"/>
      <w:pPrChange w:id="284" w:author="Author">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pPr>
      <w:ind w:right="360"/>
      <w:pPrChange w:id="285" w:author="Autho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130EB" w14:textId="77777777" w:rsidR="00E7772B" w:rsidRDefault="00E7772B">
      <w:r>
        <w:separator/>
      </w:r>
    </w:p>
  </w:footnote>
  <w:footnote w:type="continuationSeparator" w:id="0">
    <w:p w14:paraId="5FE0F0B5" w14:textId="77777777" w:rsidR="00E7772B" w:rsidRDefault="00E77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trackRevisions/>
  <w:documentProtection w:edit="trackedChanges" w:enforcement="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24E"/>
    <w:rsid w:val="00000BFD"/>
    <w:rsid w:val="00001781"/>
    <w:rsid w:val="00001900"/>
    <w:rsid w:val="000114BA"/>
    <w:rsid w:val="00012DCE"/>
    <w:rsid w:val="00016DBF"/>
    <w:rsid w:val="00017C6C"/>
    <w:rsid w:val="00023907"/>
    <w:rsid w:val="00024594"/>
    <w:rsid w:val="00024CB2"/>
    <w:rsid w:val="000257E6"/>
    <w:rsid w:val="0002686A"/>
    <w:rsid w:val="000331FC"/>
    <w:rsid w:val="000338FF"/>
    <w:rsid w:val="00035413"/>
    <w:rsid w:val="00036A52"/>
    <w:rsid w:val="0004023D"/>
    <w:rsid w:val="00041FE8"/>
    <w:rsid w:val="00043FD0"/>
    <w:rsid w:val="000452A8"/>
    <w:rsid w:val="000457F0"/>
    <w:rsid w:val="0004638D"/>
    <w:rsid w:val="000463BB"/>
    <w:rsid w:val="0005067B"/>
    <w:rsid w:val="00051791"/>
    <w:rsid w:val="000617C6"/>
    <w:rsid w:val="00064639"/>
    <w:rsid w:val="00064B26"/>
    <w:rsid w:val="00064FC3"/>
    <w:rsid w:val="00065484"/>
    <w:rsid w:val="00077880"/>
    <w:rsid w:val="000871F2"/>
    <w:rsid w:val="000A2A88"/>
    <w:rsid w:val="000A4C5F"/>
    <w:rsid w:val="000A6120"/>
    <w:rsid w:val="000A61C1"/>
    <w:rsid w:val="000A6997"/>
    <w:rsid w:val="000B0C1A"/>
    <w:rsid w:val="000B4F38"/>
    <w:rsid w:val="000C422E"/>
    <w:rsid w:val="000C51FE"/>
    <w:rsid w:val="000C59FA"/>
    <w:rsid w:val="000C6DEE"/>
    <w:rsid w:val="000C78EA"/>
    <w:rsid w:val="000D3D80"/>
    <w:rsid w:val="000D3F61"/>
    <w:rsid w:val="000D60D0"/>
    <w:rsid w:val="000E1636"/>
    <w:rsid w:val="000F1BA4"/>
    <w:rsid w:val="000F4B31"/>
    <w:rsid w:val="000F579E"/>
    <w:rsid w:val="000F58BE"/>
    <w:rsid w:val="000F79BB"/>
    <w:rsid w:val="00100B3D"/>
    <w:rsid w:val="00103D0C"/>
    <w:rsid w:val="00103D4B"/>
    <w:rsid w:val="00106F00"/>
    <w:rsid w:val="00115F20"/>
    <w:rsid w:val="001161F0"/>
    <w:rsid w:val="0011724B"/>
    <w:rsid w:val="001213C6"/>
    <w:rsid w:val="00123B11"/>
    <w:rsid w:val="00130D02"/>
    <w:rsid w:val="0013359D"/>
    <w:rsid w:val="00133764"/>
    <w:rsid w:val="00134226"/>
    <w:rsid w:val="0013448E"/>
    <w:rsid w:val="00134DB9"/>
    <w:rsid w:val="00137768"/>
    <w:rsid w:val="00140C5A"/>
    <w:rsid w:val="001420B6"/>
    <w:rsid w:val="00142279"/>
    <w:rsid w:val="00145088"/>
    <w:rsid w:val="001470A8"/>
    <w:rsid w:val="00151E8A"/>
    <w:rsid w:val="00161380"/>
    <w:rsid w:val="001704C3"/>
    <w:rsid w:val="00170B87"/>
    <w:rsid w:val="00173005"/>
    <w:rsid w:val="0018212A"/>
    <w:rsid w:val="00183A7A"/>
    <w:rsid w:val="00185E7F"/>
    <w:rsid w:val="001873F3"/>
    <w:rsid w:val="001905EE"/>
    <w:rsid w:val="001A123C"/>
    <w:rsid w:val="001A23A8"/>
    <w:rsid w:val="001A2F4A"/>
    <w:rsid w:val="001A7DE8"/>
    <w:rsid w:val="001B0BFD"/>
    <w:rsid w:val="001B5658"/>
    <w:rsid w:val="001B6231"/>
    <w:rsid w:val="001C0C5F"/>
    <w:rsid w:val="001C0FD2"/>
    <w:rsid w:val="001C1EC7"/>
    <w:rsid w:val="001C7C79"/>
    <w:rsid w:val="001D2DCE"/>
    <w:rsid w:val="001E4AC0"/>
    <w:rsid w:val="001F19A9"/>
    <w:rsid w:val="001F5079"/>
    <w:rsid w:val="001F6C35"/>
    <w:rsid w:val="00200207"/>
    <w:rsid w:val="002058AA"/>
    <w:rsid w:val="00213B4C"/>
    <w:rsid w:val="00214AB3"/>
    <w:rsid w:val="00215A45"/>
    <w:rsid w:val="00222E49"/>
    <w:rsid w:val="002236CB"/>
    <w:rsid w:val="00226A8E"/>
    <w:rsid w:val="00233ADD"/>
    <w:rsid w:val="0023694A"/>
    <w:rsid w:val="00243FDD"/>
    <w:rsid w:val="00245050"/>
    <w:rsid w:val="00252075"/>
    <w:rsid w:val="002542EF"/>
    <w:rsid w:val="0025489E"/>
    <w:rsid w:val="00255CC3"/>
    <w:rsid w:val="00255F4F"/>
    <w:rsid w:val="00267577"/>
    <w:rsid w:val="002703C6"/>
    <w:rsid w:val="00270A50"/>
    <w:rsid w:val="00270EE9"/>
    <w:rsid w:val="00275998"/>
    <w:rsid w:val="00277CBB"/>
    <w:rsid w:val="00285EDC"/>
    <w:rsid w:val="0028773E"/>
    <w:rsid w:val="00291FBC"/>
    <w:rsid w:val="00293F69"/>
    <w:rsid w:val="00294029"/>
    <w:rsid w:val="0029637F"/>
    <w:rsid w:val="00296E0B"/>
    <w:rsid w:val="002A2A52"/>
    <w:rsid w:val="002A45D4"/>
    <w:rsid w:val="002A5D4C"/>
    <w:rsid w:val="002C0070"/>
    <w:rsid w:val="002C330F"/>
    <w:rsid w:val="002C43F2"/>
    <w:rsid w:val="002D054E"/>
    <w:rsid w:val="002D421E"/>
    <w:rsid w:val="002D6235"/>
    <w:rsid w:val="002E14E8"/>
    <w:rsid w:val="002E45D7"/>
    <w:rsid w:val="002E567E"/>
    <w:rsid w:val="002E6AB4"/>
    <w:rsid w:val="002F2E95"/>
    <w:rsid w:val="003047CD"/>
    <w:rsid w:val="00323897"/>
    <w:rsid w:val="00326E7E"/>
    <w:rsid w:val="0033525B"/>
    <w:rsid w:val="00336391"/>
    <w:rsid w:val="00336D82"/>
    <w:rsid w:val="0034181C"/>
    <w:rsid w:val="003530F5"/>
    <w:rsid w:val="00353508"/>
    <w:rsid w:val="003565B9"/>
    <w:rsid w:val="003604AD"/>
    <w:rsid w:val="003644D6"/>
    <w:rsid w:val="00366D05"/>
    <w:rsid w:val="003742B9"/>
    <w:rsid w:val="003950D0"/>
    <w:rsid w:val="00395AF4"/>
    <w:rsid w:val="00395C15"/>
    <w:rsid w:val="00395CC2"/>
    <w:rsid w:val="0039627B"/>
    <w:rsid w:val="0039711F"/>
    <w:rsid w:val="003A0BF7"/>
    <w:rsid w:val="003A26DD"/>
    <w:rsid w:val="003A541C"/>
    <w:rsid w:val="003B2D8F"/>
    <w:rsid w:val="003C0856"/>
    <w:rsid w:val="003C1E81"/>
    <w:rsid w:val="003C499B"/>
    <w:rsid w:val="003C5429"/>
    <w:rsid w:val="003C5E22"/>
    <w:rsid w:val="003C69D6"/>
    <w:rsid w:val="003C72FC"/>
    <w:rsid w:val="003C77DD"/>
    <w:rsid w:val="003E07B7"/>
    <w:rsid w:val="003E1EBC"/>
    <w:rsid w:val="003E4DA7"/>
    <w:rsid w:val="003E62E7"/>
    <w:rsid w:val="003F27F4"/>
    <w:rsid w:val="003F6C5D"/>
    <w:rsid w:val="0040152A"/>
    <w:rsid w:val="00403B94"/>
    <w:rsid w:val="00407350"/>
    <w:rsid w:val="00422697"/>
    <w:rsid w:val="00423EC1"/>
    <w:rsid w:val="00430CD9"/>
    <w:rsid w:val="00430EFA"/>
    <w:rsid w:val="00435D80"/>
    <w:rsid w:val="00440BFA"/>
    <w:rsid w:val="00445B01"/>
    <w:rsid w:val="004465BC"/>
    <w:rsid w:val="004471D3"/>
    <w:rsid w:val="00447BDB"/>
    <w:rsid w:val="00450227"/>
    <w:rsid w:val="00451B3E"/>
    <w:rsid w:val="00452DD1"/>
    <w:rsid w:val="00454D01"/>
    <w:rsid w:val="00456410"/>
    <w:rsid w:val="00457A03"/>
    <w:rsid w:val="00462373"/>
    <w:rsid w:val="00466981"/>
    <w:rsid w:val="00470E69"/>
    <w:rsid w:val="00475953"/>
    <w:rsid w:val="00475A72"/>
    <w:rsid w:val="0048208E"/>
    <w:rsid w:val="00487FC1"/>
    <w:rsid w:val="004955F7"/>
    <w:rsid w:val="00496E7C"/>
    <w:rsid w:val="004A3202"/>
    <w:rsid w:val="004B0ADC"/>
    <w:rsid w:val="004B7B07"/>
    <w:rsid w:val="004B7D5B"/>
    <w:rsid w:val="004C2351"/>
    <w:rsid w:val="004C59A4"/>
    <w:rsid w:val="004C6117"/>
    <w:rsid w:val="004D348D"/>
    <w:rsid w:val="004D55F1"/>
    <w:rsid w:val="004D5B9F"/>
    <w:rsid w:val="004D7718"/>
    <w:rsid w:val="004D7DEC"/>
    <w:rsid w:val="004E1A48"/>
    <w:rsid w:val="004E4C3D"/>
    <w:rsid w:val="004F03AF"/>
    <w:rsid w:val="00500AFB"/>
    <w:rsid w:val="00500D93"/>
    <w:rsid w:val="00501F5F"/>
    <w:rsid w:val="00503174"/>
    <w:rsid w:val="00505D1B"/>
    <w:rsid w:val="00507CFF"/>
    <w:rsid w:val="00511831"/>
    <w:rsid w:val="00523F66"/>
    <w:rsid w:val="00524834"/>
    <w:rsid w:val="00530801"/>
    <w:rsid w:val="00530E67"/>
    <w:rsid w:val="0053444C"/>
    <w:rsid w:val="00541CCD"/>
    <w:rsid w:val="00545DBF"/>
    <w:rsid w:val="00547A1B"/>
    <w:rsid w:val="00553FAD"/>
    <w:rsid w:val="00555ECD"/>
    <w:rsid w:val="00557BF7"/>
    <w:rsid w:val="005643C0"/>
    <w:rsid w:val="00565192"/>
    <w:rsid w:val="005702E1"/>
    <w:rsid w:val="005763FF"/>
    <w:rsid w:val="00580074"/>
    <w:rsid w:val="00587482"/>
    <w:rsid w:val="005937DE"/>
    <w:rsid w:val="00593CF7"/>
    <w:rsid w:val="00593ED9"/>
    <w:rsid w:val="005964A1"/>
    <w:rsid w:val="00597FF0"/>
    <w:rsid w:val="005A78F9"/>
    <w:rsid w:val="005B5530"/>
    <w:rsid w:val="005B5E04"/>
    <w:rsid w:val="005B7386"/>
    <w:rsid w:val="005B77D0"/>
    <w:rsid w:val="005C2BCC"/>
    <w:rsid w:val="005C342A"/>
    <w:rsid w:val="005C3EB7"/>
    <w:rsid w:val="005C452C"/>
    <w:rsid w:val="005C5D8D"/>
    <w:rsid w:val="005D12A2"/>
    <w:rsid w:val="005D60C6"/>
    <w:rsid w:val="005E49CB"/>
    <w:rsid w:val="005E548F"/>
    <w:rsid w:val="005E73FB"/>
    <w:rsid w:val="005F2DC7"/>
    <w:rsid w:val="005F4926"/>
    <w:rsid w:val="006014FA"/>
    <w:rsid w:val="0060242D"/>
    <w:rsid w:val="00620A45"/>
    <w:rsid w:val="00622F1A"/>
    <w:rsid w:val="00633695"/>
    <w:rsid w:val="006351B6"/>
    <w:rsid w:val="00636D4A"/>
    <w:rsid w:val="00642C3E"/>
    <w:rsid w:val="00660C8E"/>
    <w:rsid w:val="00665A0F"/>
    <w:rsid w:val="00667655"/>
    <w:rsid w:val="00667A5A"/>
    <w:rsid w:val="00670419"/>
    <w:rsid w:val="00676363"/>
    <w:rsid w:val="00676642"/>
    <w:rsid w:val="00693864"/>
    <w:rsid w:val="00693C1D"/>
    <w:rsid w:val="00697793"/>
    <w:rsid w:val="006A2397"/>
    <w:rsid w:val="006A2B1F"/>
    <w:rsid w:val="006A3E1F"/>
    <w:rsid w:val="006A7782"/>
    <w:rsid w:val="006B3899"/>
    <w:rsid w:val="006C0E00"/>
    <w:rsid w:val="006C3AA3"/>
    <w:rsid w:val="006E0867"/>
    <w:rsid w:val="006E19BB"/>
    <w:rsid w:val="006E1CEE"/>
    <w:rsid w:val="006E32BB"/>
    <w:rsid w:val="006F71A8"/>
    <w:rsid w:val="006F7237"/>
    <w:rsid w:val="0070034E"/>
    <w:rsid w:val="00700FBD"/>
    <w:rsid w:val="00703765"/>
    <w:rsid w:val="00703A85"/>
    <w:rsid w:val="00705A81"/>
    <w:rsid w:val="00714872"/>
    <w:rsid w:val="00717AE6"/>
    <w:rsid w:val="007204B3"/>
    <w:rsid w:val="007268D5"/>
    <w:rsid w:val="00727FDA"/>
    <w:rsid w:val="007346A7"/>
    <w:rsid w:val="00735FAB"/>
    <w:rsid w:val="00737272"/>
    <w:rsid w:val="007418A6"/>
    <w:rsid w:val="0074340C"/>
    <w:rsid w:val="00745D0A"/>
    <w:rsid w:val="00745F7B"/>
    <w:rsid w:val="00746AB0"/>
    <w:rsid w:val="00747CE2"/>
    <w:rsid w:val="00752763"/>
    <w:rsid w:val="00756CF1"/>
    <w:rsid w:val="00766866"/>
    <w:rsid w:val="00767528"/>
    <w:rsid w:val="007741E7"/>
    <w:rsid w:val="00774559"/>
    <w:rsid w:val="007750E6"/>
    <w:rsid w:val="007758E5"/>
    <w:rsid w:val="00793D75"/>
    <w:rsid w:val="007969B4"/>
    <w:rsid w:val="007A074E"/>
    <w:rsid w:val="007A52B9"/>
    <w:rsid w:val="007A5C81"/>
    <w:rsid w:val="007B288A"/>
    <w:rsid w:val="007B2AFC"/>
    <w:rsid w:val="007B2DE4"/>
    <w:rsid w:val="007B40AE"/>
    <w:rsid w:val="007C33F2"/>
    <w:rsid w:val="007C4051"/>
    <w:rsid w:val="007D0631"/>
    <w:rsid w:val="007D1532"/>
    <w:rsid w:val="007D43DD"/>
    <w:rsid w:val="007E0246"/>
    <w:rsid w:val="007E6846"/>
    <w:rsid w:val="007F0B1C"/>
    <w:rsid w:val="007F24AD"/>
    <w:rsid w:val="007F3015"/>
    <w:rsid w:val="007F3347"/>
    <w:rsid w:val="007F4AF8"/>
    <w:rsid w:val="007F76DA"/>
    <w:rsid w:val="00801973"/>
    <w:rsid w:val="00801D37"/>
    <w:rsid w:val="008117C3"/>
    <w:rsid w:val="0081252D"/>
    <w:rsid w:val="008147DA"/>
    <w:rsid w:val="00815027"/>
    <w:rsid w:val="00820BE3"/>
    <w:rsid w:val="00826553"/>
    <w:rsid w:val="00831C11"/>
    <w:rsid w:val="00837858"/>
    <w:rsid w:val="00840178"/>
    <w:rsid w:val="0085393C"/>
    <w:rsid w:val="00854008"/>
    <w:rsid w:val="0085516C"/>
    <w:rsid w:val="00860C4E"/>
    <w:rsid w:val="00861C3A"/>
    <w:rsid w:val="0086513F"/>
    <w:rsid w:val="00866DD8"/>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5F33"/>
    <w:rsid w:val="008960DF"/>
    <w:rsid w:val="00896835"/>
    <w:rsid w:val="00897771"/>
    <w:rsid w:val="008A5B92"/>
    <w:rsid w:val="008B0830"/>
    <w:rsid w:val="008C109A"/>
    <w:rsid w:val="008C1F8B"/>
    <w:rsid w:val="008C7606"/>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6E2"/>
    <w:rsid w:val="00911EB7"/>
    <w:rsid w:val="00912C19"/>
    <w:rsid w:val="00915C83"/>
    <w:rsid w:val="00917245"/>
    <w:rsid w:val="0092058F"/>
    <w:rsid w:val="00920C0C"/>
    <w:rsid w:val="00921BCC"/>
    <w:rsid w:val="00922B37"/>
    <w:rsid w:val="009233DF"/>
    <w:rsid w:val="0092341D"/>
    <w:rsid w:val="00923890"/>
    <w:rsid w:val="00926817"/>
    <w:rsid w:val="00932B9C"/>
    <w:rsid w:val="00943055"/>
    <w:rsid w:val="009440A0"/>
    <w:rsid w:val="00946413"/>
    <w:rsid w:val="0095378D"/>
    <w:rsid w:val="009545E2"/>
    <w:rsid w:val="00955D59"/>
    <w:rsid w:val="00956906"/>
    <w:rsid w:val="009603BE"/>
    <w:rsid w:val="009630F5"/>
    <w:rsid w:val="009700A6"/>
    <w:rsid w:val="00970C04"/>
    <w:rsid w:val="00970ED5"/>
    <w:rsid w:val="00975A24"/>
    <w:rsid w:val="00980478"/>
    <w:rsid w:val="00985E79"/>
    <w:rsid w:val="00991189"/>
    <w:rsid w:val="009930B4"/>
    <w:rsid w:val="009964E6"/>
    <w:rsid w:val="00997CFC"/>
    <w:rsid w:val="009A05D9"/>
    <w:rsid w:val="009A414F"/>
    <w:rsid w:val="009A4599"/>
    <w:rsid w:val="009A724E"/>
    <w:rsid w:val="009B6FFD"/>
    <w:rsid w:val="009C055C"/>
    <w:rsid w:val="009C1DA6"/>
    <w:rsid w:val="009C6F0E"/>
    <w:rsid w:val="009D02B7"/>
    <w:rsid w:val="009D19C0"/>
    <w:rsid w:val="009D2623"/>
    <w:rsid w:val="009D4348"/>
    <w:rsid w:val="009D794F"/>
    <w:rsid w:val="009E0EBC"/>
    <w:rsid w:val="009F0BFE"/>
    <w:rsid w:val="00A03DB9"/>
    <w:rsid w:val="00A23D7E"/>
    <w:rsid w:val="00A25D49"/>
    <w:rsid w:val="00A276DE"/>
    <w:rsid w:val="00A27B8B"/>
    <w:rsid w:val="00A30CF8"/>
    <w:rsid w:val="00A32077"/>
    <w:rsid w:val="00A322C1"/>
    <w:rsid w:val="00A40276"/>
    <w:rsid w:val="00A40C9F"/>
    <w:rsid w:val="00A51670"/>
    <w:rsid w:val="00A5585D"/>
    <w:rsid w:val="00A55BDF"/>
    <w:rsid w:val="00A702A3"/>
    <w:rsid w:val="00A74BDE"/>
    <w:rsid w:val="00A74DA7"/>
    <w:rsid w:val="00A75D4E"/>
    <w:rsid w:val="00A779A7"/>
    <w:rsid w:val="00A77A9C"/>
    <w:rsid w:val="00A77B46"/>
    <w:rsid w:val="00A80084"/>
    <w:rsid w:val="00A80FED"/>
    <w:rsid w:val="00A83508"/>
    <w:rsid w:val="00A842B9"/>
    <w:rsid w:val="00A93BF9"/>
    <w:rsid w:val="00AA5471"/>
    <w:rsid w:val="00AB1DE8"/>
    <w:rsid w:val="00AB2531"/>
    <w:rsid w:val="00AB4C7D"/>
    <w:rsid w:val="00AB5E85"/>
    <w:rsid w:val="00AB7DE7"/>
    <w:rsid w:val="00AC00E5"/>
    <w:rsid w:val="00AD2884"/>
    <w:rsid w:val="00AD4245"/>
    <w:rsid w:val="00AD6E93"/>
    <w:rsid w:val="00AE1F22"/>
    <w:rsid w:val="00AE3CF9"/>
    <w:rsid w:val="00AE3ED2"/>
    <w:rsid w:val="00AE6D89"/>
    <w:rsid w:val="00AE7688"/>
    <w:rsid w:val="00AF1CB7"/>
    <w:rsid w:val="00AF2688"/>
    <w:rsid w:val="00AF5793"/>
    <w:rsid w:val="00AF6536"/>
    <w:rsid w:val="00B01CDE"/>
    <w:rsid w:val="00B10983"/>
    <w:rsid w:val="00B130BE"/>
    <w:rsid w:val="00B14DFE"/>
    <w:rsid w:val="00B2545D"/>
    <w:rsid w:val="00B306FC"/>
    <w:rsid w:val="00B3217D"/>
    <w:rsid w:val="00B35848"/>
    <w:rsid w:val="00B3670F"/>
    <w:rsid w:val="00B370B6"/>
    <w:rsid w:val="00B4672B"/>
    <w:rsid w:val="00B5056B"/>
    <w:rsid w:val="00B50F1D"/>
    <w:rsid w:val="00B52B5C"/>
    <w:rsid w:val="00B54E65"/>
    <w:rsid w:val="00B57AAD"/>
    <w:rsid w:val="00B6223D"/>
    <w:rsid w:val="00B64884"/>
    <w:rsid w:val="00B74871"/>
    <w:rsid w:val="00B76994"/>
    <w:rsid w:val="00B8216A"/>
    <w:rsid w:val="00B855E1"/>
    <w:rsid w:val="00B85AF7"/>
    <w:rsid w:val="00B87194"/>
    <w:rsid w:val="00B9087D"/>
    <w:rsid w:val="00BA3A29"/>
    <w:rsid w:val="00BA5967"/>
    <w:rsid w:val="00BB13EE"/>
    <w:rsid w:val="00BB214B"/>
    <w:rsid w:val="00BB339D"/>
    <w:rsid w:val="00BB5E3B"/>
    <w:rsid w:val="00BB6FB8"/>
    <w:rsid w:val="00BC124E"/>
    <w:rsid w:val="00BC1D6F"/>
    <w:rsid w:val="00BC2A51"/>
    <w:rsid w:val="00BC37AF"/>
    <w:rsid w:val="00BC7078"/>
    <w:rsid w:val="00BD09BF"/>
    <w:rsid w:val="00BE1502"/>
    <w:rsid w:val="00BE6697"/>
    <w:rsid w:val="00BF42B4"/>
    <w:rsid w:val="00BF4370"/>
    <w:rsid w:val="00BF7A76"/>
    <w:rsid w:val="00C03082"/>
    <w:rsid w:val="00C03355"/>
    <w:rsid w:val="00C0353A"/>
    <w:rsid w:val="00C05666"/>
    <w:rsid w:val="00C11959"/>
    <w:rsid w:val="00C121C4"/>
    <w:rsid w:val="00C123DB"/>
    <w:rsid w:val="00C166B8"/>
    <w:rsid w:val="00C207BB"/>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7354E"/>
    <w:rsid w:val="00C763BC"/>
    <w:rsid w:val="00C80485"/>
    <w:rsid w:val="00C822B2"/>
    <w:rsid w:val="00C84431"/>
    <w:rsid w:val="00C85A4E"/>
    <w:rsid w:val="00C928A4"/>
    <w:rsid w:val="00C93BED"/>
    <w:rsid w:val="00C94A74"/>
    <w:rsid w:val="00CA11D5"/>
    <w:rsid w:val="00CA2961"/>
    <w:rsid w:val="00CB0F81"/>
    <w:rsid w:val="00CB28A6"/>
    <w:rsid w:val="00CB3010"/>
    <w:rsid w:val="00CB7482"/>
    <w:rsid w:val="00CC35AA"/>
    <w:rsid w:val="00CD07A9"/>
    <w:rsid w:val="00CD260B"/>
    <w:rsid w:val="00CD2DF7"/>
    <w:rsid w:val="00CD43CA"/>
    <w:rsid w:val="00CD6450"/>
    <w:rsid w:val="00CE03ED"/>
    <w:rsid w:val="00CE440F"/>
    <w:rsid w:val="00CE5AD8"/>
    <w:rsid w:val="00CE62EE"/>
    <w:rsid w:val="00CE7644"/>
    <w:rsid w:val="00CF7691"/>
    <w:rsid w:val="00D015F9"/>
    <w:rsid w:val="00D02B2B"/>
    <w:rsid w:val="00D06529"/>
    <w:rsid w:val="00D07420"/>
    <w:rsid w:val="00D10D79"/>
    <w:rsid w:val="00D11349"/>
    <w:rsid w:val="00D1641B"/>
    <w:rsid w:val="00D1644B"/>
    <w:rsid w:val="00D21171"/>
    <w:rsid w:val="00D2342D"/>
    <w:rsid w:val="00D306F2"/>
    <w:rsid w:val="00D322C5"/>
    <w:rsid w:val="00D337DE"/>
    <w:rsid w:val="00D348D1"/>
    <w:rsid w:val="00D3654E"/>
    <w:rsid w:val="00D439D5"/>
    <w:rsid w:val="00D46CFF"/>
    <w:rsid w:val="00D51377"/>
    <w:rsid w:val="00D55A04"/>
    <w:rsid w:val="00D568BC"/>
    <w:rsid w:val="00D60770"/>
    <w:rsid w:val="00D60AC2"/>
    <w:rsid w:val="00D622D6"/>
    <w:rsid w:val="00D625AD"/>
    <w:rsid w:val="00D64753"/>
    <w:rsid w:val="00D72137"/>
    <w:rsid w:val="00D72579"/>
    <w:rsid w:val="00D7261B"/>
    <w:rsid w:val="00D72F99"/>
    <w:rsid w:val="00D73879"/>
    <w:rsid w:val="00D77A81"/>
    <w:rsid w:val="00D77B31"/>
    <w:rsid w:val="00D8141A"/>
    <w:rsid w:val="00D83629"/>
    <w:rsid w:val="00D85DBE"/>
    <w:rsid w:val="00D87730"/>
    <w:rsid w:val="00D8786B"/>
    <w:rsid w:val="00D902D2"/>
    <w:rsid w:val="00D930E6"/>
    <w:rsid w:val="00D97034"/>
    <w:rsid w:val="00D9727C"/>
    <w:rsid w:val="00DA5B0C"/>
    <w:rsid w:val="00DB3C9A"/>
    <w:rsid w:val="00DC49A9"/>
    <w:rsid w:val="00DD08CC"/>
    <w:rsid w:val="00DD4451"/>
    <w:rsid w:val="00DD47A8"/>
    <w:rsid w:val="00DE2175"/>
    <w:rsid w:val="00DE2ACF"/>
    <w:rsid w:val="00DE37E4"/>
    <w:rsid w:val="00DF08F5"/>
    <w:rsid w:val="00DF4099"/>
    <w:rsid w:val="00E02AEC"/>
    <w:rsid w:val="00E0521C"/>
    <w:rsid w:val="00E11EB3"/>
    <w:rsid w:val="00E132A3"/>
    <w:rsid w:val="00E143EE"/>
    <w:rsid w:val="00E23D6E"/>
    <w:rsid w:val="00E37823"/>
    <w:rsid w:val="00E407D3"/>
    <w:rsid w:val="00E41997"/>
    <w:rsid w:val="00E42ABB"/>
    <w:rsid w:val="00E430AD"/>
    <w:rsid w:val="00E45FBD"/>
    <w:rsid w:val="00E4686A"/>
    <w:rsid w:val="00E473F0"/>
    <w:rsid w:val="00E52F1B"/>
    <w:rsid w:val="00E56D0C"/>
    <w:rsid w:val="00E67BEF"/>
    <w:rsid w:val="00E750A2"/>
    <w:rsid w:val="00E76F13"/>
    <w:rsid w:val="00E7772B"/>
    <w:rsid w:val="00E814C8"/>
    <w:rsid w:val="00E815EB"/>
    <w:rsid w:val="00E82C53"/>
    <w:rsid w:val="00E876D4"/>
    <w:rsid w:val="00E966AB"/>
    <w:rsid w:val="00EA2269"/>
    <w:rsid w:val="00EA325B"/>
    <w:rsid w:val="00EA4639"/>
    <w:rsid w:val="00EB30F5"/>
    <w:rsid w:val="00EB41FA"/>
    <w:rsid w:val="00EB6A0F"/>
    <w:rsid w:val="00EC04CC"/>
    <w:rsid w:val="00EC3FFE"/>
    <w:rsid w:val="00ED0FC4"/>
    <w:rsid w:val="00ED1A0B"/>
    <w:rsid w:val="00ED51A6"/>
    <w:rsid w:val="00EE0866"/>
    <w:rsid w:val="00EE188E"/>
    <w:rsid w:val="00EE5BEC"/>
    <w:rsid w:val="00EF0CC3"/>
    <w:rsid w:val="00EF5DD2"/>
    <w:rsid w:val="00EF6718"/>
    <w:rsid w:val="00EF7A5F"/>
    <w:rsid w:val="00F07E3F"/>
    <w:rsid w:val="00F10BBA"/>
    <w:rsid w:val="00F148C0"/>
    <w:rsid w:val="00F14FF1"/>
    <w:rsid w:val="00F1738C"/>
    <w:rsid w:val="00F2060E"/>
    <w:rsid w:val="00F21A26"/>
    <w:rsid w:val="00F21A92"/>
    <w:rsid w:val="00F2570B"/>
    <w:rsid w:val="00F30D3F"/>
    <w:rsid w:val="00F34FFB"/>
    <w:rsid w:val="00F3537B"/>
    <w:rsid w:val="00F427E9"/>
    <w:rsid w:val="00F45769"/>
    <w:rsid w:val="00F50215"/>
    <w:rsid w:val="00F509EC"/>
    <w:rsid w:val="00F525E2"/>
    <w:rsid w:val="00F52FD7"/>
    <w:rsid w:val="00F5620A"/>
    <w:rsid w:val="00F57360"/>
    <w:rsid w:val="00F60EDC"/>
    <w:rsid w:val="00F62F19"/>
    <w:rsid w:val="00F71DA7"/>
    <w:rsid w:val="00F741C6"/>
    <w:rsid w:val="00F758D1"/>
    <w:rsid w:val="00F7657A"/>
    <w:rsid w:val="00F775A8"/>
    <w:rsid w:val="00F80308"/>
    <w:rsid w:val="00F8577D"/>
    <w:rsid w:val="00F85BA1"/>
    <w:rsid w:val="00F91885"/>
    <w:rsid w:val="00F96F5B"/>
    <w:rsid w:val="00F9728B"/>
    <w:rsid w:val="00FA39A3"/>
    <w:rsid w:val="00FA6169"/>
    <w:rsid w:val="00FB21A3"/>
    <w:rsid w:val="00FB245A"/>
    <w:rsid w:val="00FB3CD0"/>
    <w:rsid w:val="00FB6994"/>
    <w:rsid w:val="00FC056F"/>
    <w:rsid w:val="00FC0A00"/>
    <w:rsid w:val="00FC1106"/>
    <w:rsid w:val="00FC477F"/>
    <w:rsid w:val="00FD0577"/>
    <w:rsid w:val="00FD267A"/>
    <w:rsid w:val="00FD3836"/>
    <w:rsid w:val="00FD3A07"/>
    <w:rsid w:val="00FD5E36"/>
    <w:rsid w:val="00FD6A38"/>
    <w:rsid w:val="00FD7608"/>
    <w:rsid w:val="00FD76B4"/>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D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SimSun"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SimSun"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SimSun"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SimSun"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SimSun"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SimSun"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SimSun"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SimSun"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SimSun"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spacing w:line="276" w:lineRule="auto"/>
      <w:ind w:left="720"/>
      <w:contextualSpacing/>
    </w:pPr>
    <w:rPr>
      <w:rFonts w:ascii="Arial" w:eastAsia="SimSun" w:hAnsi="Arial" w:cs="Arial"/>
      <w:sz w:val="22"/>
      <w:szCs w:val="22"/>
      <w:lang w:val="en"/>
    </w:r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pPr>
    <w:rPr>
      <w:lang w:eastAsia="zh-CN" w:bidi="ar-SA"/>
    </w:rPr>
  </w:style>
  <w:style w:type="paragraph" w:styleId="Header">
    <w:name w:val="header"/>
    <w:basedOn w:val="Normal"/>
    <w:link w:val="Head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rPr>
      <w:rFonts w:ascii="Arial" w:eastAsia="SimSun" w:hAnsi="Arial" w:cs="Arial"/>
      <w:sz w:val="22"/>
      <w:szCs w:val="22"/>
      <w:lang w:val="en"/>
    </w:r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0947">
      <w:bodyDiv w:val="1"/>
      <w:marLeft w:val="0"/>
      <w:marRight w:val="0"/>
      <w:marTop w:val="0"/>
      <w:marBottom w:val="0"/>
      <w:divBdr>
        <w:top w:val="none" w:sz="0" w:space="0" w:color="auto"/>
        <w:left w:val="none" w:sz="0" w:space="0" w:color="auto"/>
        <w:bottom w:val="none" w:sz="0" w:space="0" w:color="auto"/>
        <w:right w:val="none" w:sz="0" w:space="0" w:color="auto"/>
      </w:divBdr>
    </w:div>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83302518">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16210765">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296880000">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344132973">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476998110">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70849719">
      <w:bodyDiv w:val="1"/>
      <w:marLeft w:val="0"/>
      <w:marRight w:val="0"/>
      <w:marTop w:val="0"/>
      <w:marBottom w:val="0"/>
      <w:divBdr>
        <w:top w:val="none" w:sz="0" w:space="0" w:color="auto"/>
        <w:left w:val="none" w:sz="0" w:space="0" w:color="auto"/>
        <w:bottom w:val="none" w:sz="0" w:space="0" w:color="auto"/>
        <w:right w:val="none" w:sz="0" w:space="0" w:color="auto"/>
      </w:divBdr>
    </w:div>
    <w:div w:id="591357438">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694814805">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576">
          <w:marLeft w:val="0"/>
          <w:marRight w:val="0"/>
          <w:marTop w:val="0"/>
          <w:marBottom w:val="0"/>
          <w:divBdr>
            <w:top w:val="none" w:sz="0" w:space="0" w:color="auto"/>
            <w:left w:val="none" w:sz="0" w:space="0" w:color="auto"/>
            <w:bottom w:val="none" w:sz="0" w:space="0" w:color="auto"/>
            <w:right w:val="none" w:sz="0" w:space="0" w:color="auto"/>
          </w:divBdr>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986008722">
      <w:bodyDiv w:val="1"/>
      <w:marLeft w:val="0"/>
      <w:marRight w:val="0"/>
      <w:marTop w:val="0"/>
      <w:marBottom w:val="0"/>
      <w:divBdr>
        <w:top w:val="none" w:sz="0" w:space="0" w:color="auto"/>
        <w:left w:val="none" w:sz="0" w:space="0" w:color="auto"/>
        <w:bottom w:val="none" w:sz="0" w:space="0" w:color="auto"/>
        <w:right w:val="none" w:sz="0" w:space="0" w:color="auto"/>
      </w:divBdr>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67595903">
      <w:bodyDiv w:val="1"/>
      <w:marLeft w:val="0"/>
      <w:marRight w:val="0"/>
      <w:marTop w:val="0"/>
      <w:marBottom w:val="0"/>
      <w:divBdr>
        <w:top w:val="none" w:sz="0" w:space="0" w:color="auto"/>
        <w:left w:val="none" w:sz="0" w:space="0" w:color="auto"/>
        <w:bottom w:val="none" w:sz="0" w:space="0" w:color="auto"/>
        <w:right w:val="none" w:sz="0" w:space="0" w:color="auto"/>
      </w:divBdr>
    </w:div>
    <w:div w:id="1168593707">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27174047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401826220">
      <w:bodyDiv w:val="1"/>
      <w:marLeft w:val="0"/>
      <w:marRight w:val="0"/>
      <w:marTop w:val="0"/>
      <w:marBottom w:val="0"/>
      <w:divBdr>
        <w:top w:val="none" w:sz="0" w:space="0" w:color="auto"/>
        <w:left w:val="none" w:sz="0" w:space="0" w:color="auto"/>
        <w:bottom w:val="none" w:sz="0" w:space="0" w:color="auto"/>
        <w:right w:val="none" w:sz="0" w:space="0" w:color="auto"/>
      </w:divBdr>
    </w:div>
    <w:div w:id="1483541481">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875341305">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020769131">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doi.org/10.5281/zenodo.3820620"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40</Pages>
  <Words>28833</Words>
  <Characters>157144</Characters>
  <Application>Microsoft Office Word</Application>
  <DocSecurity>0</DocSecurity>
  <Lines>3343</Lines>
  <Paragraphs>1675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9</cp:revision>
  <dcterms:created xsi:type="dcterms:W3CDTF">2023-05-08T13:39:00Z</dcterms:created>
  <dcterms:modified xsi:type="dcterms:W3CDTF">2023-05-08T17:51:00Z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