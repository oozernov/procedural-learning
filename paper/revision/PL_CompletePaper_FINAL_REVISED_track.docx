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268E44C1" w14:textId="3075146C"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 xml:space="preserve">Developmental dyslexia is characterized by reading difficulty and is known to be associated with atypical brain functions. </w:t>
      </w:r>
      <w:ins w:id="0" w:author="Ola Ozernov-Palchik" w:date="2023-05-01T09:57:00Z">
        <w:r w:rsidR="00D64753" w:rsidRPr="00D64753">
          <w:rPr>
            <w:bCs/>
          </w:rPr>
          <w:t>One neuropsychological theory of dyslexia posits that dyslexia reflects a deficit in procedural memory system, which supports multiple forms of implicit learning, acquisition of knowledge without conscious awareness or intention</w:t>
        </w:r>
        <w:r w:rsidR="00D64753">
          <w:rPr>
            <w:bCs/>
          </w:rPr>
          <w:t>.</w:t>
        </w:r>
      </w:ins>
      <w:del w:id="1" w:author="Ola Ozernov-Palchik" w:date="2023-05-01T09:57:00Z">
        <w:r w:rsidRPr="00065484" w:rsidDel="00D64753">
          <w:rPr>
            <w:bCs/>
          </w:rPr>
          <w:delText>One neuropsychological theory of dyslexia posits that dyslexia reflects a deficit in procedural memory (learning that is independent of the brain structures that support declarative or explicit memory).</w:delText>
        </w:r>
      </w:del>
      <w:r w:rsidRPr="00065484">
        <w:rPr>
          <w:bCs/>
        </w:rPr>
        <w:t xml:space="preserve"> Here we examined multiple forms of </w:t>
      </w:r>
      <w:r w:rsidR="00FD267A" w:rsidRPr="00065484">
        <w:rPr>
          <w:bCs/>
        </w:rPr>
        <w:t xml:space="preserve">procedural-learning related tasks </w:t>
      </w:r>
      <w:r w:rsidRPr="00065484">
        <w:rPr>
          <w:bCs/>
        </w:rPr>
        <w:t>in adults with developmental dyslexia</w:t>
      </w:r>
      <w:r w:rsidR="00524834" w:rsidRPr="00065484">
        <w:rPr>
          <w:bCs/>
        </w:rPr>
        <w:t xml:space="preserve"> and typically-reading adults</w:t>
      </w:r>
      <w:r w:rsidRPr="00065484">
        <w:rPr>
          <w:bCs/>
        </w:rPr>
        <w:t xml:space="preserve">. Adults with dyslexia exhibited typical learning on two </w:t>
      </w:r>
      <w:r w:rsidR="00714872">
        <w:rPr>
          <w:bCs/>
        </w:rPr>
        <w:t>skill-learning</w:t>
      </w:r>
      <w:r w:rsidRPr="00065484">
        <w:rPr>
          <w:bCs/>
        </w:rPr>
        <w:t xml:space="preserve"> tasks </w:t>
      </w:r>
      <w:r w:rsidR="00524834" w:rsidRPr="00065484">
        <w:rPr>
          <w:bCs/>
        </w:rPr>
        <w:t xml:space="preserve">-- mirror tracing and rotary pursuit -- </w:t>
      </w:r>
      <w:r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single-word reading (decoding) performance across all participants and within the group with dyslexia, linking </w:t>
      </w:r>
      <w:r w:rsidR="000C59FA" w:rsidRPr="00065484">
        <w:rPr>
          <w:bCs/>
        </w:rPr>
        <w:t>a</w:t>
      </w:r>
      <w:r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 w:author="Ola Ozernov-Palchik" w:date="2023-04-24T12:43:00Z"/>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is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51AB1EAB"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del w:id="3" w:author="Ola Ozernov-Palchik" w:date="2023-05-03T13:26:00Z">
        <w:r w:rsidRPr="00065484" w:rsidDel="00F775A8">
          <w:rPr>
            <w:color w:val="333333"/>
          </w:rPr>
          <w:delText>spatio</w:delText>
        </w:r>
      </w:del>
      <w:ins w:id="4" w:author="Ola Ozernov-Palchik" w:date="2023-05-03T13:26:00Z">
        <w:r w:rsidR="00F775A8" w:rsidRPr="00065484">
          <w:rPr>
            <w:color w:val="333333"/>
          </w:rPr>
          <w:t>spatial</w:t>
        </w:r>
      </w:ins>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0C59B2FC"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del w:id="5" w:author="Ola Ozernov-Palchik" w:date="2023-05-03T13:26:00Z">
        <w:r w:rsidRPr="00065484" w:rsidDel="00F775A8">
          <w:rPr>
            <w:color w:val="333333"/>
          </w:rPr>
          <w:delText>spatio</w:delText>
        </w:r>
      </w:del>
      <w:ins w:id="6" w:author="Ola Ozernov-Palchik" w:date="2023-05-03T13:26:00Z">
        <w:r w:rsidR="00F775A8" w:rsidRPr="00065484">
          <w:rPr>
            <w:color w:val="333333"/>
          </w:rPr>
          <w:t>spatial</w:t>
        </w:r>
      </w:ins>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memory, but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Saffran et al., 1999; speech syllables: Saffran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3B626CE7" w14:textId="01CE408F" w:rsidR="009A724E" w:rsidRPr="00065484" w:rsidDel="006E32BB"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7" w:author="Ola Ozernov-Palchik" w:date="2023-04-24T12:43:00Z"/>
        </w:rPr>
      </w:pP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509CDE6E"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ins w:id="8" w:author="Ola Ozernov-Palchik" w:date="2023-04-25T10:32:00Z">
        <w:r w:rsidR="00735FAB">
          <w:t xml:space="preserve">Forward and Backward </w:t>
        </w:r>
      </w:ins>
      <w:r w:rsidRPr="00065484">
        <w:t>Digit Span subtest</w:t>
      </w:r>
      <w:ins w:id="9" w:author="Ola Ozernov-Palchik" w:date="2023-04-25T10:38:00Z">
        <w:r w:rsidR="00C80485">
          <w:t>s</w:t>
        </w:r>
      </w:ins>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A majority of participants in the </w:t>
      </w:r>
      <w:r w:rsidR="00890420" w:rsidRPr="00065484">
        <w:t>DD</w:t>
      </w:r>
      <w:r w:rsidRPr="00065484">
        <w:t xml:space="preserve"> group also reported an external diagnosis of dyslexia (</w:t>
      </w:r>
      <w:r w:rsidRPr="00065484">
        <w:rPr>
          <w:i/>
        </w:rPr>
        <w:t>N</w:t>
      </w:r>
      <w:r w:rsidRPr="00065484">
        <w:t xml:space="preserve"> = 20) and </w:t>
      </w:r>
      <w:del w:id="10" w:author="Ola Ozernov-Palchik" w:date="2023-04-25T12:29:00Z">
        <w:r w:rsidRPr="00065484" w:rsidDel="00C03082">
          <w:delText xml:space="preserve">a </w:delText>
        </w:r>
      </w:del>
      <w:ins w:id="11" w:author="Ola Ozernov-Palchik" w:date="2023-04-25T12:29:00Z">
        <w:r w:rsidR="00C03082">
          <w:t>some</w:t>
        </w:r>
        <w:r w:rsidR="00C03082" w:rsidRPr="00065484">
          <w:t xml:space="preserve"> </w:t>
        </w:r>
      </w:ins>
      <w:r w:rsidRPr="00065484">
        <w:t>history of reading delay (</w:t>
      </w:r>
      <w:r w:rsidRPr="00065484">
        <w:rPr>
          <w:i/>
        </w:rPr>
        <w:t>N</w:t>
      </w:r>
      <w:r w:rsidRPr="00065484">
        <w:t xml:space="preserve"> = </w:t>
      </w:r>
      <w:del w:id="12" w:author="Ola Ozernov-Palchik" w:date="2023-04-25T12:29:00Z">
        <w:r w:rsidRPr="00065484" w:rsidDel="00C03082">
          <w:delText>19</w:delText>
        </w:r>
      </w:del>
      <w:ins w:id="13" w:author="Ola Ozernov-Palchik" w:date="2023-04-25T12:29:00Z">
        <w:r w:rsidR="00C03082">
          <w:t>24</w:t>
        </w:r>
      </w:ins>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5B7386">
        <w:trPr>
          <w:trHeight w:val="435"/>
        </w:trPr>
        <w:tc>
          <w:tcPr>
            <w:tcW w:w="1845" w:type="dxa"/>
            <w:tcBorders>
              <w:top w:val="single" w:sz="4"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4"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5B738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nil"/>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nil"/>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nil"/>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6D26600C" w14:textId="6D409B92"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14" w:author="Ola Ozernov-Palchik" w:date="2023-04-25T10:14:00Z"/>
          <w:b/>
          <w:i/>
        </w:rPr>
      </w:pPr>
      <w:moveFromRangeStart w:id="15" w:author="Ola Ozernov-Palchik" w:date="2023-04-25T10:14:00Z" w:name="move133310105"/>
      <w:moveFrom w:id="16" w:author="Ola Ozernov-Palchik" w:date="2023-04-25T10:14:00Z">
        <w:r w:rsidRPr="00065484" w:rsidDel="00FB6994">
          <w:rPr>
            <w:b/>
            <w:i/>
          </w:rPr>
          <w:t>Mirror Tracing</w:t>
        </w:r>
      </w:moveFrom>
    </w:p>
    <w:p w14:paraId="743F8C7D" w14:textId="6F7AAA43"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17" w:author="Ola Ozernov-Palchik" w:date="2023-04-25T10:14:00Z"/>
        </w:rPr>
      </w:pPr>
      <w:moveFrom w:id="18" w:author="Ola Ozernov-Palchik" w:date="2023-04-25T10:14:00Z">
        <w:r w:rsidRPr="00065484" w:rsidDel="00FB6994">
          <w:t xml:space="preserve">Participants </w:t>
        </w:r>
        <w:r w:rsidRPr="00065484" w:rsidDel="00FB6994">
          <w:rPr>
            <w:i/>
          </w:rPr>
          <w:t>(N:</w:t>
        </w:r>
        <w:r w:rsidRPr="00065484" w:rsidDel="00FB6994">
          <w:t xml:space="preserve"> DD = 26, TYP = 27) watched their hands in </w:t>
        </w:r>
        <w:r w:rsidR="00503174" w:rsidRPr="00065484" w:rsidDel="00FB6994">
          <w:t xml:space="preserve">a </w:t>
        </w:r>
        <w:r w:rsidRPr="00065484" w:rsidDel="00FB6994">
          <w:t xml:space="preserve">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t>
        </w:r>
        <w:r w:rsidR="00326E7E" w:rsidRPr="00065484" w:rsidDel="00FB6994">
          <w:t xml:space="preserve">within </w:t>
        </w:r>
        <w:r w:rsidRPr="00065484" w:rsidDel="00FB6994">
          <w:t>the outline of the star. Participants first completed a practice trial and then traced four times. After 30 min</w:t>
        </w:r>
        <w:r w:rsidR="00326E7E" w:rsidRPr="00065484" w:rsidDel="00FB6994">
          <w:t>utes</w:t>
        </w:r>
        <w:r w:rsidRPr="00065484" w:rsidDel="00FB6994">
          <w:t xml:space="preserve"> of performing other tasks, participants traced five more times. Completion time and number of errors per trial were the dependent variables. </w:t>
        </w:r>
      </w:moveFrom>
    </w:p>
    <w:moveFromRangeEnd w:id="15"/>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9" w:author="Ola Ozernov-Palchik" w:date="2023-04-25T10:14:00Z"/>
        </w:rPr>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0" w:author="Ola Ozernov-Palchik" w:date="2023-04-25T10:14:00Z"/>
        </w:rPr>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To w:id="21" w:author="Ola Ozernov-Palchik" w:date="2023-04-25T10:14:00Z"/>
          <w:b/>
          <w:i/>
        </w:rPr>
      </w:pPr>
      <w:moveToRangeStart w:id="22" w:author="Ola Ozernov-Palchik" w:date="2023-04-25T10:14:00Z" w:name="move133310105"/>
      <w:moveTo w:id="23" w:author="Ola Ozernov-Palchik" w:date="2023-04-25T10:14:00Z">
        <w:r w:rsidRPr="00065484">
          <w:rPr>
            <w:b/>
            <w:i/>
          </w:rPr>
          <w:t>Mirror Tracing</w:t>
        </w:r>
      </w:moveTo>
    </w:p>
    <w:p w14:paraId="1871AFC5" w14:textId="77777777" w:rsidR="00FB6994" w:rsidRPr="00065484" w:rsidDel="00FB699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4" w:author="Ola Ozernov-Palchik" w:date="2023-04-25T10:14:00Z"/>
          <w:moveTo w:id="25" w:author="Ola Ozernov-Palchik" w:date="2023-04-25T10:14:00Z"/>
        </w:rPr>
      </w:pPr>
      <w:moveTo w:id="26" w:author="Ola Ozernov-Palchik" w:date="2023-04-25T10:14:00Z">
        <w:r w:rsidRPr="00065484">
          <w:lastRenderedPageBreak/>
          <w:t xml:space="preserve">Participants </w:t>
        </w:r>
        <w:r w:rsidRPr="00065484">
          <w:rPr>
            <w:i/>
          </w:rPr>
          <w:t>(N:</w:t>
        </w:r>
        <w:r w:rsidRPr="00065484">
          <w:t xml:space="preserve"> DD = 26, TYP = 27) watched their hands in a 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moveTo>
    </w:p>
    <w:moveToRangeEnd w:id="22"/>
    <w:p w14:paraId="55E46829"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7DDC1EF" w14:textId="64041478" w:rsidR="009A724E"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7" w:author="Ola Ozernov-Palchik" w:date="2023-04-24T12:45:00Z"/>
        </w:rPr>
      </w:pPr>
      <w:r w:rsidRPr="00065484">
        <w:rPr>
          <w:b/>
          <w:i/>
        </w:rPr>
        <w:t>Statistical Learning (SL)</w:t>
      </w:r>
    </w:p>
    <w:p w14:paraId="0B92366F" w14:textId="77777777" w:rsidR="006E32BB" w:rsidRPr="00065484" w:rsidRDefault="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8" w:author="Ola Ozernov-Palchik" w:date="2023-04-24T12:45:00Z"/>
          <w:b/>
          <w:i/>
        </w:rPr>
      </w:pPr>
    </w:p>
    <w:p w14:paraId="0A5CFA64" w14:textId="05886609" w:rsidR="00700FBD" w:rsidRDefault="00275998"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9" w:author="Ola Ozernov-Palchik" w:date="2023-04-25T12:42:00Z"/>
        </w:rPr>
      </w:pPr>
      <w:ins w:id="30" w:author="Qi, Zhenghan" w:date="2023-04-24T10:56:00Z">
        <w:del w:id="31" w:author="Ola Ozernov-Palchik" w:date="2023-04-24T12:45:00Z">
          <w:r w:rsidDel="006E32BB">
            <w:tab/>
          </w:r>
          <w:r w:rsidDel="006E32BB">
            <w:tab/>
          </w:r>
        </w:del>
      </w:ins>
      <w:r w:rsidR="00A51670" w:rsidRPr="00065484">
        <w:t>Participants (</w:t>
      </w:r>
      <w:r w:rsidR="00A51670" w:rsidRPr="00065484">
        <w:rPr>
          <w:i/>
        </w:rPr>
        <w:t>N</w:t>
      </w:r>
      <w:r w:rsidR="00A51670" w:rsidRPr="00065484">
        <w:t xml:space="preserve">: DD = 17, TYP = 24) </w:t>
      </w:r>
      <w:ins w:id="32" w:author="Qi, Zhenghan" w:date="2023-04-18T15:54:00Z">
        <w:r w:rsidR="008147DA">
          <w:t xml:space="preserve">were invited to </w:t>
        </w:r>
      </w:ins>
      <w:r w:rsidR="00A51670" w:rsidRPr="00065484">
        <w:t>complete</w:t>
      </w:r>
      <w:del w:id="33" w:author="Qi, Zhenghan" w:date="2023-04-18T15:54:00Z">
        <w:r w:rsidR="00A51670" w:rsidRPr="00065484" w:rsidDel="008147DA">
          <w:delText>d</w:delText>
        </w:r>
      </w:del>
      <w:r w:rsidR="00A51670" w:rsidRPr="00065484">
        <w:t xml:space="preserve"> one visual SL (VSL) task and one auditory SL (ASL) task</w:t>
      </w:r>
      <w:ins w:id="34" w:author="Qi, Zhenghan" w:date="2023-04-18T15:55:00Z">
        <w:r w:rsidR="008147DA">
          <w:t xml:space="preserve"> by themselves</w:t>
        </w:r>
      </w:ins>
      <w:r w:rsidR="00A51670" w:rsidRPr="00065484">
        <w:t>, hosted on a secure website</w:t>
      </w:r>
      <w:ins w:id="35" w:author="Qi, Zhenghan" w:date="2023-04-24T10:56:00Z">
        <w:r>
          <w:t xml:space="preserve">. </w:t>
        </w:r>
      </w:ins>
      <w:del w:id="36" w:author="Qi, Zhenghan" w:date="2023-04-24T10:56:00Z">
        <w:r w:rsidR="00A51670" w:rsidRPr="00065484" w:rsidDel="00275998">
          <w:delText xml:space="preserve"> (</w:delText>
        </w:r>
        <w:r w:rsidDel="00275998">
          <w:rPr>
            <w:rFonts w:ascii="Arial" w:eastAsia="SimSun" w:hAnsi="Arial" w:cs="Arial"/>
            <w:sz w:val="22"/>
            <w:szCs w:val="22"/>
          </w:rPr>
          <w:fldChar w:fldCharType="begin"/>
        </w:r>
        <w:r w:rsidRPr="00275998" w:rsidDel="00275998">
          <w:delInstrText>HYPERLINK "https://www.cogscigame.co" \h</w:delInstrText>
        </w:r>
        <w:r w:rsidDel="00275998">
          <w:rPr>
            <w:rFonts w:ascii="Arial" w:eastAsia="SimSun" w:hAnsi="Arial" w:cs="Arial"/>
            <w:sz w:val="22"/>
            <w:szCs w:val="22"/>
          </w:rPr>
          <w:fldChar w:fldCharType="separate"/>
        </w:r>
        <w:r w:rsidR="00A51670" w:rsidRPr="00275998" w:rsidDel="00275998">
          <w:rPr>
            <w:color w:val="1155CC"/>
            <w:u w:val="single"/>
          </w:rPr>
          <w:delText>https://www.cogscigame.co</w:delText>
        </w:r>
        <w:r w:rsidDel="00275998">
          <w:rPr>
            <w:color w:val="1155CC"/>
            <w:u w:val="single"/>
          </w:rPr>
          <w:fldChar w:fldCharType="end"/>
        </w:r>
        <w:r w:rsidR="00A51670" w:rsidRPr="00065484" w:rsidDel="00275998">
          <w:delText xml:space="preserve">). </w:delText>
        </w:r>
      </w:del>
      <w:ins w:id="37" w:author="Qi, Zhenghan" w:date="2023-04-18T15:55:00Z">
        <w:r w:rsidR="008147DA">
          <w:t xml:space="preserve">Age and sex ratio are matched between DD and TYP. But </w:t>
        </w:r>
      </w:ins>
      <w:ins w:id="38" w:author="Qi, Zhenghan" w:date="2023-04-18T15:56:00Z">
        <w:r w:rsidR="008147DA">
          <w:t>DD group has a relatively lower nonverbal IQ, compared to TYP (DD: 105.5, TYP: 115.8,</w:t>
        </w:r>
        <w:r w:rsidR="008147DA">
          <w:rPr>
            <w:i/>
            <w:iCs/>
          </w:rPr>
          <w:t xml:space="preserve"> p</w:t>
        </w:r>
        <w:r w:rsidR="008147DA">
          <w:t xml:space="preserve"> = 0.02). </w:t>
        </w:r>
      </w:ins>
      <w:ins w:id="39" w:author="Qi, Zhenghan" w:date="2023-04-24T10:48:00Z">
        <w:r w:rsidR="006F71A8">
          <w:t xml:space="preserve">Participants were asked to complete the tasks </w:t>
        </w:r>
      </w:ins>
      <w:ins w:id="40" w:author="Qi, Zhenghan" w:date="2023-04-24T10:53:00Z">
        <w:r>
          <w:t>with a set of headphones or earphones at a quiet room with few distractions and have about 20 minutes of uninterrupted time to complete both tasks.</w:t>
        </w:r>
      </w:ins>
      <w:ins w:id="41" w:author="Qi, Zhenghan" w:date="2023-04-24T10:49:00Z">
        <w:r w:rsidR="006F71A8">
          <w:t xml:space="preserve"> </w:t>
        </w:r>
      </w:ins>
      <w:ins w:id="42" w:author="Qi, Zhenghan" w:date="2023-04-24T10:53:00Z">
        <w:r>
          <w:t>A</w:t>
        </w:r>
      </w:ins>
      <w:ins w:id="43" w:author="Qi, Zhenghan" w:date="2023-04-18T15:53:00Z">
        <w:r w:rsidR="008147DA">
          <w:t xml:space="preserve"> sound volume check was included </w:t>
        </w:r>
      </w:ins>
      <w:ins w:id="44" w:author="Qi, Zhenghan" w:date="2023-04-18T15:55:00Z">
        <w:r w:rsidR="008147DA">
          <w:t xml:space="preserve">at the beginning </w:t>
        </w:r>
      </w:ins>
      <w:ins w:id="45" w:author="Qi, Zhenghan" w:date="2023-04-18T15:53:00Z">
        <w:r w:rsidR="008147DA">
          <w:t>to ensure that participants were able to hear the auditory stimuli</w:t>
        </w:r>
      </w:ins>
      <w:ins w:id="46" w:author="Qi, Zhenghan" w:date="2023-04-24T10:48:00Z">
        <w:r w:rsidR="006F71A8">
          <w:t xml:space="preserve">. </w:t>
        </w:r>
      </w:ins>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7" w:author="Ola Ozernov-Palchik" w:date="2023-04-25T12:44:00Z"/>
        </w:rPr>
      </w:pPr>
      <w:ins w:id="48" w:author="Ola Ozernov-Palchik" w:date="2023-04-25T12:42:00Z">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ins>
    </w:p>
    <w:p w14:paraId="58A1187C" w14:textId="425A39B4" w:rsidR="00457A03" w:rsidRPr="00457A03" w:rsidRDefault="00457A03" w:rsidP="00457A03">
      <w:pPr>
        <w:rPr>
          <w:ins w:id="49" w:author="Ola Ozernov-Palchik" w:date="2023-04-27T11:02:00Z"/>
        </w:rPr>
      </w:pPr>
      <w:ins w:id="50" w:author="Ola Ozernov-Palchik" w:date="2023-04-27T11:02:00Z">
        <w:r w:rsidRPr="00457A03">
          <w:rPr>
            <w:b/>
            <w:bCs/>
            <w:color w:val="FF0000"/>
          </w:rPr>
          <w:t>Figure 1</w:t>
        </w:r>
        <w:r w:rsidRPr="00457A03">
          <w:rPr>
            <w:color w:val="FF0000"/>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ins>
    </w:p>
    <w:p w14:paraId="7FE67A69" w14:textId="77777777" w:rsidR="00700FBD" w:rsidRDefault="00700FBD">
      <w:pPr>
        <w:widowControl w:val="0"/>
        <w:tabs>
          <w:tab w:val="left" w:pos="360"/>
          <w:tab w:val="left" w:pos="720"/>
          <w:tab w:val="left" w:pos="1080"/>
          <w:tab w:val="left" w:pos="1440"/>
          <w:tab w:val="left" w:pos="1800"/>
          <w:tab w:val="left" w:pos="2160"/>
          <w:tab w:val="left" w:pos="2880"/>
          <w:tab w:val="left" w:pos="3600"/>
          <w:tab w:val="left" w:pos="4320"/>
        </w:tabs>
        <w:jc w:val="both"/>
        <w:rPr>
          <w:ins w:id="51" w:author="Qi, Zhenghan" w:date="2023-04-24T10:55:00Z"/>
        </w:rPr>
        <w:pPrChange w:id="52" w:author="Ola Ozernov-Palchik" w:date="2023-04-25T12:44:00Z">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PrChange>
      </w:pPr>
    </w:p>
    <w:p w14:paraId="01C11217" w14:textId="2C348A03" w:rsidR="00275998" w:rsidRPr="0027599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Change w:id="53" w:author="Qi, Zhenghan" w:date="2023-04-24T10:56:00Z">
            <w:rPr/>
          </w:rPrChange>
        </w:rPr>
      </w:pPr>
      <w:ins w:id="54" w:author="Ola Ozernov-Palchik" w:date="2023-04-25T12:45:00Z">
        <w:r>
          <w:lastRenderedPageBreak/>
          <w:tab/>
        </w:r>
      </w:ins>
      <w:ins w:id="55" w:author="Qi, Zhenghan" w:date="2023-04-24T10:56:00Z">
        <w:del w:id="56" w:author="Ola Ozernov-Palchik" w:date="2023-04-25T12:45:00Z">
          <w:r w:rsidR="00275998" w:rsidDel="00700FBD">
            <w:tab/>
          </w:r>
          <w:r w:rsidR="00275998" w:rsidDel="00700FBD">
            <w:tab/>
          </w:r>
        </w:del>
      </w:ins>
      <w:del w:id="57" w:author="Qi, Zhenghan" w:date="2023-04-24T10:44:00Z">
        <w:r w:rsidR="00326E7E" w:rsidRPr="00065484" w:rsidDel="006F71A8">
          <w:delText>M</w:delText>
        </w:r>
        <w:r w:rsidR="00A93BF9" w:rsidRPr="00065484" w:rsidDel="006F71A8">
          <w:delText xml:space="preserve">aterials for reproducing the tasks are available </w:delText>
        </w:r>
        <w:r w:rsidR="00326E7E" w:rsidRPr="00065484" w:rsidDel="006F71A8">
          <w:delText>at</w:delText>
        </w:r>
        <w:r w:rsidR="00A93BF9" w:rsidRPr="00065484" w:rsidDel="006F71A8">
          <w:delText xml:space="preserve"> </w:delText>
        </w:r>
        <w:r w:rsidR="00275998" w:rsidDel="006F71A8">
          <w:rPr>
            <w:rFonts w:ascii="Arial" w:eastAsia="SimSun" w:hAnsi="Arial" w:cs="Arial"/>
            <w:sz w:val="22"/>
            <w:szCs w:val="22"/>
          </w:rPr>
          <w:fldChar w:fldCharType="begin"/>
        </w:r>
        <w:r w:rsidR="00275998" w:rsidDel="006F71A8">
          <w:delInstrText>HYPERLINK "https://zenodo.org/record/3820620" \l ".Y3eE--zMLvV"</w:delInstrText>
        </w:r>
        <w:r w:rsidR="00275998" w:rsidDel="006F71A8">
          <w:rPr>
            <w:rFonts w:ascii="Arial" w:eastAsia="SimSun" w:hAnsi="Arial" w:cs="Arial"/>
            <w:sz w:val="22"/>
            <w:szCs w:val="22"/>
          </w:rPr>
          <w:fldChar w:fldCharType="separate"/>
        </w:r>
        <w:r w:rsidR="00A93BF9" w:rsidRPr="00065484" w:rsidDel="006F71A8">
          <w:rPr>
            <w:rStyle w:val="Hyperlink"/>
          </w:rPr>
          <w:delText>https://zenodo.org/record/3820620#.Y3eE--zMLvV</w:delText>
        </w:r>
        <w:r w:rsidR="00275998" w:rsidDel="006F71A8">
          <w:rPr>
            <w:rStyle w:val="Hyperlink"/>
          </w:rPr>
          <w:fldChar w:fldCharType="end"/>
        </w:r>
        <w:r w:rsidR="00A93BF9" w:rsidRPr="00065484" w:rsidDel="006F71A8">
          <w:delText xml:space="preserve">. </w:delText>
        </w:r>
      </w:del>
      <w:r w:rsidR="00A51670" w:rsidRPr="00065484">
        <w:t xml:space="preserve">The design and procedure </w:t>
      </w:r>
      <w:ins w:id="58" w:author="Ola Ozernov-Palchik" w:date="2023-04-25T12:46:00Z">
        <w:r>
          <w:t xml:space="preserve">(Shown in </w:t>
        </w:r>
        <w:r w:rsidRPr="003A0BF7">
          <w:rPr>
            <w:b/>
            <w:bCs/>
            <w:rPrChange w:id="59" w:author="Ola Ozernov-Palchik" w:date="2023-04-25T12:46:00Z">
              <w:rPr/>
            </w:rPrChange>
          </w:rPr>
          <w:t>Figure 1)</w:t>
        </w:r>
        <w:r>
          <w:t xml:space="preserve"> </w:t>
        </w:r>
      </w:ins>
      <w:r w:rsidR="00A51670" w:rsidRPr="00065484">
        <w:t xml:space="preserve">of the SL tasks have been previously described </w:t>
      </w:r>
      <w:r w:rsidR="00326E7E" w:rsidRPr="00065484">
        <w:t xml:space="preserve">in detail </w:t>
      </w:r>
      <w:r w:rsidR="00A51670" w:rsidRPr="00065484">
        <w:t xml:space="preserve">in Qi et al. (2019). </w:t>
      </w:r>
      <w:ins w:id="60" w:author="Qi, Zhenghan" w:date="2023-04-24T10:35:00Z">
        <w:r w:rsidR="00884528">
          <w:t>Similar</w:t>
        </w:r>
      </w:ins>
      <w:ins w:id="61" w:author="Qi, Zhenghan" w:date="2023-04-24T10:34:00Z">
        <w:r w:rsidR="00884528">
          <w:t xml:space="preserve"> tasks </w:t>
        </w:r>
      </w:ins>
      <w:ins w:id="62" w:author="Qi, Zhenghan" w:date="2023-04-24T10:57:00Z">
        <w:r w:rsidR="00275998">
          <w:t xml:space="preserve">with a different set of cartoon images </w:t>
        </w:r>
      </w:ins>
      <w:ins w:id="63" w:author="Qi, Zhenghan" w:date="2023-04-24T10:58:00Z">
        <w:r w:rsidR="00275998">
          <w:t>(Qi e</w:t>
        </w:r>
      </w:ins>
      <w:ins w:id="64" w:author="Qi, Zhenghan" w:date="2023-04-24T10:59:00Z">
        <w:r w:rsidR="00275998">
          <w:t xml:space="preserve">t al., 2020) </w:t>
        </w:r>
      </w:ins>
      <w:ins w:id="65" w:author="Qi, Zhenghan" w:date="2023-04-24T10:34:00Z">
        <w:r w:rsidR="00884528">
          <w:t>have been vali</w:t>
        </w:r>
      </w:ins>
      <w:ins w:id="66" w:author="Qi, Zhenghan" w:date="2023-04-24T10:35:00Z">
        <w:r w:rsidR="00884528">
          <w:t xml:space="preserve">dated </w:t>
        </w:r>
      </w:ins>
      <w:ins w:id="67" w:author="Qi, Zhenghan" w:date="2023-04-24T11:03:00Z">
        <w:r w:rsidR="00F21A92">
          <w:t xml:space="preserve">in both adults and children </w:t>
        </w:r>
      </w:ins>
      <w:ins w:id="68" w:author="Qi, Zhenghan" w:date="2023-04-24T10:58:00Z">
        <w:r w:rsidR="00275998">
          <w:t>(Schneider et al., 2020)</w:t>
        </w:r>
      </w:ins>
      <w:ins w:id="69" w:author="Qi, Zhenghan" w:date="2023-04-24T11:04:00Z">
        <w:r w:rsidR="00F21A92">
          <w:t>.</w:t>
        </w:r>
      </w:ins>
      <w:ins w:id="70" w:author="Qi, Zhenghan" w:date="2023-04-24T10:36:00Z">
        <w:r w:rsidR="00884528">
          <w:t xml:space="preserve"> </w:t>
        </w:r>
      </w:ins>
      <w:ins w:id="71" w:author="Qi, Zhenghan" w:date="2023-04-24T10:50:00Z">
        <w:r w:rsidR="006F71A8" w:rsidRPr="006F71A8">
          <w:rPr>
            <w:rFonts w:ascii="Calibri" w:hAnsi="Calibri" w:cs="Calibri"/>
          </w:rPr>
          <w:t>﻿</w:t>
        </w:r>
        <w:r w:rsidR="006F71A8">
          <w:t>I</w:t>
        </w:r>
        <w:r w:rsidR="006F71A8" w:rsidRPr="006F71A8">
          <w:t>nstructions were given before each task regarding whether the task required watching or listening</w:t>
        </w:r>
      </w:ins>
      <w:ins w:id="72" w:author="Qi, Zhenghan" w:date="2023-04-24T10:51:00Z">
        <w:r w:rsidR="006F71A8">
          <w:t>.</w:t>
        </w:r>
      </w:ins>
      <w:ins w:id="73" w:author="Qi, Zhenghan" w:date="2023-04-24T10:55:00Z">
        <w:r w:rsidR="00275998">
          <w:t xml:space="preserve"> The order of the two tasks </w:t>
        </w:r>
      </w:ins>
      <w:ins w:id="74" w:author="Qi, Zhenghan" w:date="2023-04-24T11:01:00Z">
        <w:r w:rsidR="00275998">
          <w:t>is</w:t>
        </w:r>
      </w:ins>
      <w:ins w:id="75" w:author="Qi, Zhenghan" w:date="2023-04-24T10:55:00Z">
        <w:r w:rsidR="00275998">
          <w:t xml:space="preserve"> randomized across participants.</w:t>
        </w:r>
      </w:ins>
      <w:ins w:id="76" w:author="Qi, Zhenghan" w:date="2023-04-24T10:51:00Z">
        <w:r w:rsidR="006F71A8">
          <w:t xml:space="preserve"> </w:t>
        </w:r>
        <w:r w:rsidR="006F71A8" w:rsidRPr="006F71A8">
          <w:t>All instructions were embedded on the webpage and were pre-recorded by a female native English speaker.</w:t>
        </w:r>
      </w:ins>
      <w:ins w:id="77" w:author="Qi, Zhenghan" w:date="2023-04-24T10:55:00Z">
        <w:r w:rsidR="00275998">
          <w:t xml:space="preserve"> </w:t>
        </w:r>
      </w:ins>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ins w:id="78" w:author="Qi, Zhenghan" w:date="2023-04-24T10:46:00Z">
        <w:r w:rsidR="006F71A8" w:rsidRPr="006F71A8">
          <w:rPr>
            <w:rFonts w:ascii="Calibri" w:hAnsi="Calibri" w:cs="Calibri"/>
          </w:rPr>
          <w:t>﻿</w:t>
        </w:r>
      </w:ins>
    </w:p>
    <w:p w14:paraId="10DC80D9" w14:textId="77777777"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79" w:author="Qi, Zhenghan" w:date="2023-04-24T11:06:00Z"/>
        </w:rPr>
      </w:pPr>
      <w:ins w:id="80" w:author="Qi, Zhenghan" w:date="2023-04-24T10:56:00Z">
        <w:r>
          <w:tab/>
        </w:r>
        <w:r>
          <w:tab/>
        </w:r>
      </w:ins>
      <w:del w:id="81" w:author="Qi, Zhenghan" w:date="2023-04-24T10:56:00Z">
        <w:r w:rsidR="00A51670" w:rsidRPr="00065484" w:rsidDel="00275998">
          <w:tab/>
        </w:r>
      </w:del>
      <w:r w:rsidR="00A51670" w:rsidRPr="00065484">
        <w:t xml:space="preserve">In the familiarization phase, </w:t>
      </w:r>
      <w:ins w:id="82" w:author="Qi, Zhenghan" w:date="2023-04-24T10:46:00Z">
        <w:r w:rsidR="006F71A8">
          <w:t>p</w:t>
        </w:r>
        <w:r w:rsidR="006F71A8" w:rsidRPr="006F71A8">
          <w:t>articipants were shown a target stimulus during the instructions and were told to press the space bar as soon as they saw or heard the same target during the familiarization phase.</w:t>
        </w:r>
      </w:ins>
      <w:ins w:id="83" w:author="Qi, Zhenghan" w:date="2023-04-24T10:47:00Z">
        <w:r w:rsidR="006F71A8">
          <w:t xml:space="preserve"> S</w:t>
        </w:r>
      </w:ins>
      <w:del w:id="84" w:author="Qi, Zhenghan" w:date="2023-04-24T10:47:00Z">
        <w:r w:rsidR="00A51670" w:rsidRPr="00065484" w:rsidDel="006F71A8">
          <w:delText>s</w:delText>
        </w:r>
      </w:del>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ms with </w:t>
      </w:r>
      <w:r w:rsidR="00326E7E" w:rsidRPr="00065484">
        <w:t xml:space="preserve">a </w:t>
      </w:r>
      <w:r w:rsidR="00A51670" w:rsidRPr="00065484">
        <w:t>200</w:t>
      </w:r>
      <w:r w:rsidR="00326E7E" w:rsidRPr="00065484">
        <w:t>-</w:t>
      </w:r>
      <w:r w:rsidR="00A51670" w:rsidRPr="00065484">
        <w:t>ms inter-stimulus interval (stimulus onset asynchrony (SOA) = 1000 ms),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85" w:author="Qi, Zhenghan" w:date="2023-04-24T11:07:00Z"/>
        </w:rPr>
      </w:pPr>
      <w:ins w:id="86" w:author="Qi, Zhenghan" w:date="2023-04-24T11:06:00Z">
        <w:r>
          <w:tab/>
        </w:r>
        <w:r>
          <w:tab/>
        </w:r>
      </w:ins>
      <w:r w:rsidR="00A51670" w:rsidRPr="00065484">
        <w:t xml:space="preserve">In </w:t>
      </w:r>
      <w:r w:rsidR="00326E7E" w:rsidRPr="00065484">
        <w:t xml:space="preserve">the </w:t>
      </w:r>
      <w:r w:rsidR="00A51670" w:rsidRPr="00065484">
        <w:t>ASL</w:t>
      </w:r>
      <w:r w:rsidR="00326E7E" w:rsidRPr="00065484">
        <w:t xml:space="preserve"> task</w:t>
      </w:r>
      <w:r w:rsidR="00A51670" w:rsidRPr="00065484">
        <w:t>, 12 unique monotones of the same duration (328 ms) formed four target triplets. Each triplet was repeated 48 times for a total of 192 triplets. The SOA was 480 ms,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1ECE3A86"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87" w:author="Qi, Zhenghan" w:date="2023-04-24T11:07:00Z">
        <w:r>
          <w:tab/>
        </w:r>
        <w:r>
          <w:tab/>
        </w:r>
      </w:ins>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 xml:space="preserve">(Zinszer et al., </w:t>
      </w:r>
      <w:ins w:id="88" w:author="Qi, Zhenghan" w:date="2023-04-24T11:02:00Z">
        <w:r w:rsidR="00F21A92">
          <w:t>in press</w:t>
        </w:r>
      </w:ins>
      <w:del w:id="89" w:author="Qi, Zhenghan" w:date="2023-04-24T11:02:00Z">
        <w:r w:rsidR="00A51670" w:rsidRPr="00065484" w:rsidDel="00F21A92">
          <w:delText>2020</w:delText>
        </w:r>
      </w:del>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305C3F25"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del w:id="90" w:author="Qi, Zhenghan" w:date="2023-04-24T11:01:00Z">
        <w:r w:rsidRPr="00065484" w:rsidDel="00275998">
          <w:delText>Task order (VSL or ASL first) was counterbalanced across participants.</w:delText>
        </w:r>
      </w:del>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3BA3F773" w:rsidR="009A724E" w:rsidRPr="00065484" w:rsidRDefault="00F21A9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91" w:author="Qi, Zhenghan" w:date="2023-04-24T11:02:00Z">
        <w:del w:id="92" w:author="Ola Ozernov-Palchik" w:date="2023-04-24T12:46:00Z">
          <w:r w:rsidDel="006E32BB">
            <w:tab/>
          </w:r>
          <w:r w:rsidDel="006E32BB">
            <w:tab/>
          </w:r>
        </w:del>
      </w:ins>
      <w:r w:rsidR="00A51670"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00A51670" w:rsidRPr="00065484">
        <w:t xml:space="preserve"> using identical statistical thresholds (</w:t>
      </w:r>
      <w:r w:rsidR="00A51670" w:rsidRPr="00065484">
        <w:rPr>
          <w:i/>
        </w:rPr>
        <w:t xml:space="preserve">p </w:t>
      </w:r>
      <w:r w:rsidR="00A51670" w:rsidRPr="00065484">
        <w:t>&lt; 0.05</w:t>
      </w:r>
      <w:r w:rsidR="00A51670" w:rsidRPr="00065484">
        <w:rPr>
          <w:i/>
        </w:rPr>
        <w:t>)</w:t>
      </w:r>
      <w:r w:rsidR="00A51670"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00A51670" w:rsidRPr="00065484">
        <w:t xml:space="preserve">, using the package </w:t>
      </w:r>
      <w:r w:rsidR="00A51670" w:rsidRPr="00065484">
        <w:rPr>
          <w:i/>
        </w:rPr>
        <w:t>lme4</w:t>
      </w:r>
      <w:r w:rsidR="00A51670"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00A51670" w:rsidRPr="00065484">
        <w:t xml:space="preserve"> The significance of fixed effects in the linear mixed-level models was tested in an ANOVA (using Satterthwaite approximations) and fit with restricted maximum likelihood (REML) using the package </w:t>
      </w:r>
      <w:r w:rsidR="00A51670" w:rsidRPr="00065484">
        <w:rPr>
          <w:i/>
        </w:rPr>
        <w:t>lmerTest</w:t>
      </w:r>
      <w:r w:rsidR="00A51670"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00A51670" w:rsidRPr="00065484">
        <w:t xml:space="preserve">The significance of fixed effects in the generalized linear mixed-level models was estimated using personalized quasi-likelihood using the </w:t>
      </w:r>
      <w:r w:rsidR="00A51670" w:rsidRPr="00065484">
        <w:rPr>
          <w:i/>
        </w:rPr>
        <w:t xml:space="preserve">glmmPQL </w:t>
      </w:r>
      <w:r w:rsidR="00A51670" w:rsidRPr="00065484">
        <w:t xml:space="preserve">function of the package </w:t>
      </w:r>
      <w:r w:rsidR="00A51670" w:rsidRPr="00065484">
        <w:rPr>
          <w:i/>
        </w:rPr>
        <w:t>MASS</w:t>
      </w:r>
      <w:r w:rsidR="00A51670" w:rsidRPr="00065484">
        <w:t xml:space="preserve"> to improve model convergence. The effect sizes for the fixed effects in these linear mixed models were computed via the coefficient of determination (R squared) using </w:t>
      </w:r>
      <w:r w:rsidR="00A51670" w:rsidRPr="00065484">
        <w:rPr>
          <w:i/>
        </w:rPr>
        <w:t>r2beta</w:t>
      </w:r>
      <w:r w:rsidR="00A51670" w:rsidRPr="00065484">
        <w:t xml:space="preserve"> function of the package </w:t>
      </w:r>
      <w:r w:rsidR="00A51670" w:rsidRPr="00065484">
        <w:rPr>
          <w:i/>
        </w:rPr>
        <w:t>r2glmm</w:t>
      </w:r>
      <w:r w:rsidR="00A51670"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00A51670" w:rsidRPr="00065484">
        <w:t xml:space="preserve"> In all models, </w:t>
      </w:r>
      <w:r w:rsidR="007204B3" w:rsidRPr="00065484">
        <w:t>age, s</w:t>
      </w:r>
      <w:r w:rsidR="00A51670"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1470A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93" w:author="Ola Ozernov-Palchik" w:date="2023-05-01T14:41:00Z"/>
          <w:rFonts w:eastAsia="SimSun"/>
          <w:rPrChange w:id="94" w:author="Ola Ozernov-Palchik" w:date="2023-05-01T14:45:00Z">
            <w:rPr>
              <w:ins w:id="95" w:author="Ola Ozernov-Palchik" w:date="2023-05-01T14:41:00Z"/>
              <w:rFonts w:eastAsia="SimSun"/>
              <w:sz w:val="22"/>
              <w:szCs w:val="22"/>
            </w:rPr>
          </w:rPrChange>
        </w:rPr>
      </w:pPr>
      <w:ins w:id="96" w:author="Ola Ozernov-Palchik" w:date="2023-05-01T14:41:00Z">
        <w:r w:rsidRPr="001470A8">
          <w:rPr>
            <w:rFonts w:eastAsia="SimSun"/>
            <w:rPrChange w:id="97" w:author="Ola Ozernov-Palchik" w:date="2023-05-01T14:45:00Z">
              <w:rPr>
                <w:rFonts w:eastAsia="SimSun"/>
                <w:sz w:val="22"/>
                <w:szCs w:val="22"/>
              </w:rPr>
            </w:rPrChange>
          </w:rPr>
          <w:lastRenderedPageBreak/>
          <w:t>To determine whether individual task performance is related to underlying cognitive capacities, we performed Pearson pairwise correlations using the Hmisc package in R (Harrell Jr &amp; Harrell Jr, 2019) to examine cross-task associations (</w:t>
        </w:r>
        <w:r w:rsidRPr="001470A8">
          <w:rPr>
            <w:rFonts w:eastAsia="SimSun"/>
            <w:b/>
            <w:bCs/>
            <w:rPrChange w:id="98" w:author="Ola Ozernov-Palchik" w:date="2023-05-01T14:45:00Z">
              <w:rPr>
                <w:rFonts w:eastAsia="SimSun"/>
                <w:sz w:val="22"/>
                <w:szCs w:val="22"/>
              </w:rPr>
            </w:rPrChange>
          </w:rPr>
          <w:t>Table 2</w:t>
        </w:r>
        <w:r w:rsidRPr="001470A8">
          <w:rPr>
            <w:rFonts w:eastAsia="SimSun"/>
            <w:rPrChange w:id="99" w:author="Ola Ozernov-Palchik" w:date="2023-05-01T14:45:00Z">
              <w:rPr>
                <w:rFonts w:eastAsia="SimSun"/>
                <w:sz w:val="22"/>
                <w:szCs w:val="22"/>
              </w:rPr>
            </w:rPrChange>
          </w:rPr>
          <w:t xml:space="preserve">). We also investigated the relationship between task performance and participants' reading-related abilities, </w:t>
        </w:r>
      </w:ins>
      <w:ins w:id="100" w:author="Ola Ozernov-Palchik" w:date="2023-05-01T14:42:00Z">
        <w:r w:rsidRPr="001470A8">
          <w:rPr>
            <w:rFonts w:eastAsia="SimSun"/>
            <w:rPrChange w:id="101" w:author="Ola Ozernov-Palchik" w:date="2023-05-01T14:45:00Z">
              <w:rPr>
                <w:rFonts w:eastAsia="SimSun"/>
                <w:sz w:val="22"/>
                <w:szCs w:val="22"/>
              </w:rPr>
            </w:rPrChange>
          </w:rPr>
          <w:t>defined</w:t>
        </w:r>
      </w:ins>
      <w:ins w:id="102" w:author="Ola Ozernov-Palchik" w:date="2023-05-01T14:41:00Z">
        <w:r w:rsidRPr="001470A8">
          <w:rPr>
            <w:rFonts w:eastAsia="SimSun"/>
            <w:rPrChange w:id="103" w:author="Ola Ozernov-Palchik" w:date="2023-05-01T14:45:00Z">
              <w:rPr>
                <w:rFonts w:eastAsia="SimSun"/>
                <w:sz w:val="22"/>
                <w:szCs w:val="22"/>
              </w:rPr>
            </w:rPrChange>
          </w:rPr>
          <w:t xml:space="preserve"> as word reading and phonological awareness, across the entire sample and within each group (</w:t>
        </w:r>
        <w:r w:rsidRPr="001470A8">
          <w:rPr>
            <w:rFonts w:eastAsia="SimSun"/>
            <w:b/>
            <w:bCs/>
            <w:rPrChange w:id="104" w:author="Ola Ozernov-Palchik" w:date="2023-05-01T14:45:00Z">
              <w:rPr>
                <w:rFonts w:eastAsia="SimSun"/>
                <w:sz w:val="22"/>
                <w:szCs w:val="22"/>
              </w:rPr>
            </w:rPrChange>
          </w:rPr>
          <w:t>Table 3</w:t>
        </w:r>
        <w:r w:rsidRPr="001470A8">
          <w:rPr>
            <w:rFonts w:eastAsia="SimSun"/>
            <w:rPrChange w:id="105" w:author="Ola Ozernov-Palchik" w:date="2023-05-01T14:45:00Z">
              <w:rPr>
                <w:rFonts w:eastAsia="SimSun"/>
                <w:sz w:val="22"/>
                <w:szCs w:val="22"/>
              </w:rPr>
            </w:rPrChange>
          </w:rPr>
          <w:t xml:space="preserve">). Word reading was </w:t>
        </w:r>
      </w:ins>
      <w:ins w:id="106" w:author="Ola Ozernov-Palchik" w:date="2023-05-01T14:42:00Z">
        <w:r w:rsidRPr="001470A8">
          <w:rPr>
            <w:rFonts w:eastAsia="SimSun"/>
            <w:rPrChange w:id="107" w:author="Ola Ozernov-Palchik" w:date="2023-05-01T14:45:00Z">
              <w:rPr>
                <w:rFonts w:eastAsia="SimSun"/>
                <w:sz w:val="22"/>
                <w:szCs w:val="22"/>
              </w:rPr>
            </w:rPrChange>
          </w:rPr>
          <w:t xml:space="preserve">operationaly defined by the </w:t>
        </w:r>
      </w:ins>
      <w:ins w:id="108" w:author="Ola Ozernov-Palchik" w:date="2023-05-01T14:41:00Z">
        <w:r w:rsidRPr="001470A8">
          <w:rPr>
            <w:rFonts w:eastAsia="SimSun"/>
            <w:rPrChange w:id="109" w:author="Ola Ozernov-Palchik" w:date="2023-05-01T14:45:00Z">
              <w:rPr>
                <w:rFonts w:eastAsia="SimSun"/>
                <w:sz w:val="22"/>
                <w:szCs w:val="22"/>
              </w:rPr>
            </w:rPrChange>
          </w:rPr>
          <w:t xml:space="preserve"> </w:t>
        </w:r>
      </w:ins>
      <w:ins w:id="110" w:author="Ola Ozernov-Palchik" w:date="2023-05-01T14:42:00Z">
        <w:r w:rsidRPr="001470A8">
          <w:rPr>
            <w:rFonts w:eastAsia="SimSun"/>
            <w:rPrChange w:id="111" w:author="Ola Ozernov-Palchik" w:date="2023-05-01T14:45:00Z">
              <w:rPr>
                <w:rFonts w:eastAsia="SimSun"/>
                <w:sz w:val="22"/>
                <w:szCs w:val="22"/>
              </w:rPr>
            </w:rPrChange>
          </w:rPr>
          <w:t>of</w:t>
        </w:r>
      </w:ins>
      <w:ins w:id="112" w:author="Ola Ozernov-Palchik" w:date="2023-05-01T14:41:00Z">
        <w:r w:rsidRPr="001470A8">
          <w:rPr>
            <w:rFonts w:eastAsia="SimSun"/>
            <w:rPrChange w:id="113" w:author="Ola Ozernov-Palchik" w:date="2023-05-01T14:45:00Z">
              <w:rPr>
                <w:rFonts w:eastAsia="SimSun"/>
                <w:sz w:val="22"/>
                <w:szCs w:val="22"/>
              </w:rPr>
            </w:rPrChange>
          </w:rPr>
          <w:t xml:space="preserve"> Word ID and Word Attack scores from the WRMT-R/NU, while phonological awareness was operationalized as the average of Elision and Blending scores from the CTOPP-2. </w:t>
        </w:r>
      </w:ins>
    </w:p>
    <w:p w14:paraId="2C119B10" w14:textId="3B6CABD8" w:rsidR="0070034E" w:rsidRPr="0070034E" w:rsidDel="00FA6169" w:rsidRDefault="00F21A92" w:rsidP="007003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114" w:author="Ola Ozernov-Palchik" w:date="2023-05-01T14:46:00Z"/>
        </w:rPr>
      </w:pPr>
      <w:ins w:id="115" w:author="Qi, Zhenghan" w:date="2023-04-24T11:02:00Z">
        <w:del w:id="116" w:author="Ola Ozernov-Palchik" w:date="2023-04-24T12:46:00Z">
          <w:r w:rsidRPr="00745F7B" w:rsidDel="006E32BB">
            <w:rPr>
              <w:rFonts w:eastAsia="SimSun"/>
              <w:sz w:val="22"/>
              <w:szCs w:val="22"/>
              <w:lang w:val="en"/>
              <w:rPrChange w:id="117" w:author="Ola Ozernov-Palchik" w:date="2023-05-01T14:41:00Z">
                <w:rPr/>
              </w:rPrChange>
            </w:rPr>
            <w:tab/>
          </w:r>
          <w:r w:rsidRPr="00745F7B" w:rsidDel="006E32BB">
            <w:rPr>
              <w:rFonts w:eastAsia="SimSun"/>
              <w:sz w:val="22"/>
              <w:szCs w:val="22"/>
              <w:lang w:val="en"/>
              <w:rPrChange w:id="118" w:author="Ola Ozernov-Palchik" w:date="2023-05-01T14:41:00Z">
                <w:rPr/>
              </w:rPrChange>
            </w:rPr>
            <w:tab/>
          </w:r>
        </w:del>
      </w:ins>
      <w:del w:id="119" w:author="Ola Ozernov-Palchik" w:date="2023-05-01T14:41:00Z">
        <w:r w:rsidR="008B0830" w:rsidRPr="00745F7B" w:rsidDel="00745F7B">
          <w:rPr>
            <w:rFonts w:eastAsia="SimSun"/>
            <w:sz w:val="22"/>
            <w:szCs w:val="22"/>
            <w:lang w:val="en"/>
            <w:rPrChange w:id="120" w:author="Ola Ozernov-Palchik" w:date="2023-05-01T14:41:00Z">
              <w:rPr/>
            </w:rPrChange>
          </w:rPr>
          <w:delText xml:space="preserve">To test whether individuals’ performance across </w:delText>
        </w:r>
        <w:r w:rsidR="00A83508" w:rsidRPr="00745F7B" w:rsidDel="00745F7B">
          <w:rPr>
            <w:rFonts w:eastAsia="SimSun"/>
            <w:sz w:val="22"/>
            <w:szCs w:val="22"/>
            <w:lang w:val="en"/>
            <w:rPrChange w:id="121" w:author="Ola Ozernov-Palchik" w:date="2023-05-01T14:41:00Z">
              <w:rPr/>
            </w:rPrChange>
          </w:rPr>
          <w:delText xml:space="preserve">these </w:delText>
        </w:r>
        <w:r w:rsidR="008B0830" w:rsidRPr="00745F7B" w:rsidDel="00745F7B">
          <w:rPr>
            <w:rFonts w:eastAsia="SimSun"/>
            <w:sz w:val="22"/>
            <w:szCs w:val="22"/>
            <w:lang w:val="en"/>
            <w:rPrChange w:id="122" w:author="Ola Ozernov-Palchik" w:date="2023-05-01T14:41:00Z">
              <w:rPr/>
            </w:rPrChange>
          </w:rPr>
          <w:delText xml:space="preserve">different tasks </w:delText>
        </w:r>
        <w:r w:rsidR="00A83508" w:rsidRPr="00745F7B" w:rsidDel="00745F7B">
          <w:rPr>
            <w:rFonts w:eastAsia="SimSun"/>
            <w:sz w:val="22"/>
            <w:szCs w:val="22"/>
            <w:lang w:val="en"/>
            <w:rPrChange w:id="123" w:author="Ola Ozernov-Palchik" w:date="2023-05-01T14:41:00Z">
              <w:rPr/>
            </w:rPrChange>
          </w:rPr>
          <w:delText xml:space="preserve">is partially constrained by an underlying unified capacity, </w:delText>
        </w:r>
        <w:r w:rsidR="00A51670" w:rsidRPr="00745F7B" w:rsidDel="00745F7B">
          <w:rPr>
            <w:rFonts w:eastAsia="SimSun"/>
            <w:sz w:val="22"/>
            <w:szCs w:val="22"/>
            <w:lang w:val="en"/>
            <w:rPrChange w:id="124" w:author="Ola Ozernov-Palchik" w:date="2023-05-01T14:41:00Z">
              <w:rPr/>
            </w:rPrChange>
          </w:rPr>
          <w:delText>Pearson pairwise correlations were computed to test for cross-task associations</w:delText>
        </w:r>
      </w:del>
      <w:del w:id="125" w:author="Ola Ozernov-Palchik" w:date="2023-05-01T14:24:00Z">
        <w:r w:rsidR="00A51670" w:rsidRPr="00745F7B" w:rsidDel="001C0FD2">
          <w:rPr>
            <w:rFonts w:eastAsia="SimSun"/>
            <w:sz w:val="22"/>
            <w:szCs w:val="22"/>
            <w:lang w:val="en"/>
            <w:rPrChange w:id="126" w:author="Ola Ozernov-Palchik" w:date="2023-05-01T14:41:00Z">
              <w:rPr/>
            </w:rPrChange>
          </w:rPr>
          <w:delText xml:space="preserve"> </w:delText>
        </w:r>
      </w:del>
      <w:del w:id="127" w:author="Ola Ozernov-Palchik" w:date="2023-05-01T14:41:00Z">
        <w:r w:rsidR="00A51670" w:rsidRPr="00745F7B" w:rsidDel="00745F7B">
          <w:rPr>
            <w:rFonts w:eastAsia="SimSun"/>
            <w:sz w:val="22"/>
            <w:szCs w:val="22"/>
            <w:lang w:val="en"/>
            <w:rPrChange w:id="128" w:author="Ola Ozernov-Palchik" w:date="2023-05-01T14:41:00Z">
              <w:rPr/>
            </w:rPrChange>
          </w:rPr>
          <w:delText>using the Hmisc package in R (Harrell Jr &amp; Harrell Jr, 2019</w:delText>
        </w:r>
        <w:r w:rsidR="00F62F19" w:rsidRPr="00745F7B" w:rsidDel="00745F7B">
          <w:rPr>
            <w:rFonts w:eastAsia="SimSun"/>
            <w:sz w:val="22"/>
            <w:szCs w:val="22"/>
            <w:lang w:val="en"/>
            <w:rPrChange w:id="129" w:author="Ola Ozernov-Palchik" w:date="2023-05-01T14:41:00Z">
              <w:rPr/>
            </w:rPrChange>
          </w:rPr>
          <w:delText>)</w:delText>
        </w:r>
      </w:del>
      <w:ins w:id="130" w:author="Qi, Zhenghan" w:date="2023-04-23T22:32:00Z">
        <w:del w:id="131" w:author="Ola Ozernov-Palchik" w:date="2023-05-01T14:41:00Z">
          <w:r w:rsidR="00F50215" w:rsidRPr="00745F7B" w:rsidDel="00745F7B">
            <w:rPr>
              <w:rFonts w:eastAsia="SimSun"/>
              <w:sz w:val="22"/>
              <w:szCs w:val="22"/>
              <w:lang w:val="en"/>
              <w:rPrChange w:id="132" w:author="Ola Ozernov-Palchik" w:date="2023-05-01T14:41:00Z">
                <w:rPr/>
              </w:rPrChange>
            </w:rPr>
            <w:delText>.</w:delText>
          </w:r>
        </w:del>
      </w:ins>
      <w:del w:id="133" w:author="Ola Ozernov-Palchik" w:date="2023-05-01T14:41:00Z">
        <w:r w:rsidR="00F62F19" w:rsidRPr="00745F7B" w:rsidDel="00745F7B">
          <w:rPr>
            <w:rFonts w:eastAsia="SimSun"/>
            <w:sz w:val="22"/>
            <w:szCs w:val="22"/>
            <w:lang w:val="en"/>
            <w:rPrChange w:id="134" w:author="Ola Ozernov-Palchik" w:date="2023-05-01T14:41:00Z">
              <w:rPr/>
            </w:rPrChange>
          </w:rPr>
          <w:delText xml:space="preserve"> </w:delText>
        </w:r>
      </w:del>
      <w:moveToRangeStart w:id="135" w:author="Ola Ozernov-Palchik" w:date="2023-05-01T14:27:00Z" w:name="move133843687"/>
      <w:moveTo w:id="136" w:author="Ola Ozernov-Palchik" w:date="2023-05-01T14:27:00Z">
        <w:del w:id="137" w:author="Ola Ozernov-Palchik" w:date="2023-05-01T14:28:00Z">
          <w:r w:rsidR="007B40AE" w:rsidRPr="00745F7B" w:rsidDel="007B40AE">
            <w:rPr>
              <w:rFonts w:eastAsia="SimSun"/>
              <w:sz w:val="22"/>
              <w:szCs w:val="22"/>
              <w:lang w:val="en"/>
              <w:rPrChange w:id="138" w:author="Ola Ozernov-Palchik" w:date="2023-05-01T14:41:00Z">
                <w:rPr/>
              </w:rPrChange>
            </w:rPr>
            <w:delText xml:space="preserve">To examine the relationships between learning performance and individuals’ reading abilities, we assessed the Pearson correlations between all seven learning measures and the </w:delText>
          </w:r>
        </w:del>
        <w:del w:id="139" w:author="Ola Ozernov-Palchik" w:date="2023-05-01T14:41:00Z">
          <w:r w:rsidR="007B40AE" w:rsidRPr="00745F7B" w:rsidDel="00745F7B">
            <w:rPr>
              <w:rFonts w:eastAsia="SimSun"/>
              <w:sz w:val="22"/>
              <w:szCs w:val="22"/>
              <w:lang w:val="en"/>
              <w:rPrChange w:id="140" w:author="Ola Ozernov-Palchik" w:date="2023-05-01T14:41:00Z">
                <w:rPr/>
              </w:rPrChange>
            </w:rPr>
            <w:delText>average of Word ID and Word Attack from the WRMT-R/NU across the whole sample and within each group</w:delText>
          </w:r>
        </w:del>
        <w:del w:id="141" w:author="Ola Ozernov-Palchik" w:date="2023-05-01T14:30:00Z">
          <w:r w:rsidR="007B40AE" w:rsidRPr="00745F7B" w:rsidDel="00447BDB">
            <w:rPr>
              <w:rFonts w:eastAsia="SimSun"/>
              <w:sz w:val="22"/>
              <w:szCs w:val="22"/>
              <w:lang w:val="en"/>
              <w:rPrChange w:id="142" w:author="Ola Ozernov-Palchik" w:date="2023-05-01T14:41:00Z">
                <w:rPr/>
              </w:rPrChange>
            </w:rPr>
            <w:delText xml:space="preserve"> (</w:delText>
          </w:r>
          <w:r w:rsidR="007B40AE" w:rsidRPr="00745F7B" w:rsidDel="00447BDB">
            <w:rPr>
              <w:rFonts w:eastAsia="SimSun"/>
              <w:sz w:val="22"/>
              <w:szCs w:val="22"/>
              <w:lang w:val="en"/>
              <w:rPrChange w:id="143" w:author="Ola Ozernov-Palchik" w:date="2023-05-01T14:41:00Z">
                <w:rPr>
                  <w:b/>
                  <w:bCs/>
                </w:rPr>
              </w:rPrChange>
            </w:rPr>
            <w:delText>Table 3</w:delText>
          </w:r>
          <w:r w:rsidR="007B40AE" w:rsidRPr="00745F7B" w:rsidDel="00447BDB">
            <w:rPr>
              <w:rFonts w:eastAsia="SimSun"/>
              <w:sz w:val="22"/>
              <w:szCs w:val="22"/>
              <w:lang w:val="en"/>
              <w:rPrChange w:id="144" w:author="Ola Ozernov-Palchik" w:date="2023-05-01T14:41:00Z">
                <w:rPr/>
              </w:rPrChange>
            </w:rPr>
            <w:delText>)</w:delText>
          </w:r>
        </w:del>
        <w:del w:id="145" w:author="Ola Ozernov-Palchik" w:date="2023-05-01T14:41:00Z">
          <w:r w:rsidR="007B40AE" w:rsidRPr="00745F7B" w:rsidDel="00745F7B">
            <w:rPr>
              <w:rFonts w:eastAsia="SimSun"/>
              <w:sz w:val="22"/>
              <w:szCs w:val="22"/>
              <w:lang w:val="en"/>
              <w:rPrChange w:id="146" w:author="Ola Ozernov-Palchik" w:date="2023-05-01T14:41:00Z">
                <w:rPr/>
              </w:rPrChange>
            </w:rPr>
            <w:delText xml:space="preserve">. We hypothesized that greater learning performance (greater proportion on rotary, less time and fewer errors on the mirror tracing task, more negative RT slope during SL, and higher SL test accuracy) would be associated with better reading and phonological skills. We chose the untimed decoding skills because three out of seven learning measures involve response time and may inflate the correlations. </w:delText>
          </w:r>
        </w:del>
      </w:moveTo>
      <w:moveToRangeEnd w:id="135"/>
      <w:ins w:id="147" w:author="Ola Ozernov-Palchik" w:date="2023-05-01T14:27:00Z">
        <w:r w:rsidR="007B40AE">
          <w:tab/>
        </w:r>
      </w:ins>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p>
    <w:p w14:paraId="47F182BB" w14:textId="435E8A19" w:rsidR="00EE0866" w:rsidRDefault="00EE0866"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48" w:author="Ola Ozernov-Palchik" w:date="2023-05-01T14:46:00Z"/>
        </w:rPr>
      </w:pPr>
      <w:del w:id="149" w:author="Ola Ozernov-Palchik" w:date="2023-05-01T14:46:00Z">
        <w:r w:rsidDel="00FA6169">
          <w:rPr>
            <w:kern w:val="1"/>
          </w:rPr>
          <w:tab/>
        </w:r>
      </w:del>
      <w:r>
        <w:t xml:space="preserve"> </w:t>
      </w:r>
      <w:commentRangeStart w:id="150"/>
      <w:del w:id="151" w:author="Ola Ozernov-Palchik" w:date="2023-05-01T14:18:00Z">
        <w:r w:rsidR="00F62F19" w:rsidRPr="00065484" w:rsidDel="00EE0866">
          <w:delText xml:space="preserve">Completion time per trial was extracted for the MT and RP tasks, and </w:delText>
        </w:r>
        <w:r w:rsidR="007204B3" w:rsidRPr="00065484" w:rsidDel="00EE0866">
          <w:delText xml:space="preserve">the </w:delText>
        </w:r>
        <w:r w:rsidR="00F62F19" w:rsidRPr="00065484" w:rsidDel="00EE0866">
          <w:delText>mean number of errors per trial w</w:delText>
        </w:r>
        <w:r w:rsidR="007204B3" w:rsidRPr="00065484" w:rsidDel="00EE0866">
          <w:delText>as</w:delText>
        </w:r>
        <w:r w:rsidR="00F62F19" w:rsidRPr="00065484" w:rsidDel="00EE0866">
          <w:delText xml:space="preserve"> extracted for the MT task. </w:delText>
        </w:r>
        <w:commentRangeEnd w:id="150"/>
        <w:r w:rsidR="00B9087D" w:rsidDel="00EE0866">
          <w:rPr>
            <w:rStyle w:val="CommentReference"/>
            <w:rFonts w:ascii="Arial" w:eastAsia="SimSun" w:hAnsi="Arial" w:cs="Arial"/>
            <w:lang w:val="en"/>
          </w:rPr>
          <w:commentReference w:id="150"/>
        </w:r>
        <w:r w:rsidR="000C59FA" w:rsidRPr="00065484" w:rsidDel="00EE0866">
          <w:delText xml:space="preserve"> </w:delText>
        </w:r>
      </w:del>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are able to compare SL performance across individuals with different baseline speed, and 2) the proportion of correct response</w:t>
      </w:r>
      <w:r w:rsidR="00747CE2" w:rsidRPr="00065484">
        <w:t>s</w:t>
      </w:r>
      <w:r w:rsidR="00D02B2B" w:rsidRPr="00065484">
        <w:t xml:space="preserve"> during the 2AFC task. </w:t>
      </w:r>
      <w:ins w:id="152" w:author="Ola Ozernov-Palchik" w:date="2023-05-01T14:21:00Z">
        <w:r w:rsidR="0070034E">
          <w:t>E</w:t>
        </w:r>
        <w:r w:rsidR="0070034E" w:rsidRPr="0070034E">
          <w:t>nsuring that our analyses were not skewed by outlier values</w:t>
        </w:r>
      </w:ins>
      <w:ins w:id="153" w:author="Ola Ozernov-Palchik" w:date="2023-05-01T14:11:00Z">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ins>
      <w:ins w:id="154" w:author="Qi, Zhenghan" w:date="2023-04-23T16:27:00Z">
        <w:del w:id="155" w:author="Ola Ozernov-Palchik" w:date="2023-05-01T14:11:00Z">
          <w:r w:rsidR="00956906" w:rsidDel="008C7606">
            <w:delText>T</w:delText>
          </w:r>
          <w:r w:rsidR="00956906" w:rsidRPr="00956906" w:rsidDel="008C7606">
            <w:delText xml:space="preserve">o avoid skewing our correlational analyses, we </w:delText>
          </w:r>
          <w:r w:rsidR="00956906" w:rsidDel="008C7606">
            <w:delText>r</w:delText>
          </w:r>
          <w:r w:rsidR="00956906" w:rsidRPr="00956906" w:rsidDel="008C7606">
            <w:delText>emove</w:delText>
          </w:r>
        </w:del>
      </w:ins>
      <w:ins w:id="156" w:author="Qi, Zhenghan" w:date="2023-04-23T16:28:00Z">
        <w:del w:id="157" w:author="Ola Ozernov-Palchik" w:date="2023-05-01T14:11:00Z">
          <w:r w:rsidR="00956906" w:rsidDel="008C7606">
            <w:delText>d</w:delText>
          </w:r>
        </w:del>
      </w:ins>
      <w:ins w:id="158" w:author="Qi, Zhenghan" w:date="2023-04-23T16:27:00Z">
        <w:del w:id="159" w:author="Ola Ozernov-Palchik" w:date="2023-05-01T14:11:00Z">
          <w:r w:rsidR="00956906" w:rsidRPr="00956906" w:rsidDel="008C7606">
            <w:delText xml:space="preserve"> </w:delText>
          </w:r>
        </w:del>
        <w:del w:id="160" w:author="Ola Ozernov-Palchik" w:date="2023-05-01T14:08:00Z">
          <w:r w:rsidR="00956906" w:rsidRPr="00956906" w:rsidDel="003B2D8F">
            <w:delText>one</w:delText>
          </w:r>
        </w:del>
        <w:del w:id="161" w:author="Ola Ozernov-Palchik" w:date="2023-05-01T14:11:00Z">
          <w:r w:rsidR="00956906" w:rsidRPr="00956906" w:rsidDel="008C7606">
            <w:delText xml:space="preserve"> </w:delText>
          </w:r>
        </w:del>
      </w:ins>
      <w:ins w:id="162" w:author="Qi, Zhenghan" w:date="2023-04-23T21:15:00Z">
        <w:del w:id="163" w:author="Ola Ozernov-Palchik" w:date="2023-05-01T14:11:00Z">
          <w:r w:rsidR="0085516C" w:rsidDel="008C7606">
            <w:delText>TYP</w:delText>
          </w:r>
        </w:del>
      </w:ins>
      <w:ins w:id="164" w:author="Qi, Zhenghan" w:date="2023-04-23T16:27:00Z">
        <w:del w:id="165" w:author="Ola Ozernov-Palchik" w:date="2023-05-01T14:11:00Z">
          <w:r w:rsidR="00956906" w:rsidRPr="00956906" w:rsidDel="008C7606">
            <w:delText xml:space="preserve"> participant who showed an </w:delText>
          </w:r>
        </w:del>
      </w:ins>
      <w:ins w:id="166" w:author="Qi, Zhenghan" w:date="2023-04-23T21:17:00Z">
        <w:del w:id="167" w:author="Ola Ozernov-Palchik" w:date="2023-05-01T14:11:00Z">
          <w:r w:rsidR="0085516C" w:rsidRPr="00956906" w:rsidDel="008C7606">
            <w:delText>unusual</w:delText>
          </w:r>
        </w:del>
      </w:ins>
      <w:ins w:id="168" w:author="Qi, Zhenghan" w:date="2023-04-23T16:27:00Z">
        <w:del w:id="169" w:author="Ola Ozernov-Palchik" w:date="2023-05-01T14:11:00Z">
          <w:r w:rsidR="00956906" w:rsidRPr="00956906" w:rsidDel="008C7606">
            <w:delText xml:space="preserve"> </w:delText>
          </w:r>
        </w:del>
      </w:ins>
      <w:ins w:id="170" w:author="Qi, Zhenghan" w:date="2023-04-23T21:16:00Z">
        <w:del w:id="171" w:author="Ola Ozernov-Palchik" w:date="2023-05-01T14:11:00Z">
          <w:r w:rsidR="0085516C" w:rsidDel="008C7606">
            <w:delText>deceleration</w:delText>
          </w:r>
        </w:del>
      </w:ins>
      <w:ins w:id="172" w:author="Qi, Zhenghan" w:date="2023-04-23T16:27:00Z">
        <w:del w:id="173" w:author="Ola Ozernov-Palchik" w:date="2023-05-01T14:11:00Z">
          <w:r w:rsidR="00956906" w:rsidRPr="00956906" w:rsidDel="008C7606">
            <w:delText xml:space="preserve"> over the course of </w:delText>
          </w:r>
        </w:del>
      </w:ins>
      <w:ins w:id="174" w:author="Qi, Zhenghan" w:date="2023-04-23T16:28:00Z">
        <w:del w:id="175" w:author="Ola Ozernov-Palchik" w:date="2023-05-01T14:11:00Z">
          <w:r w:rsidR="00956906" w:rsidDel="008C7606">
            <w:delText xml:space="preserve">ASL </w:delText>
          </w:r>
        </w:del>
      </w:ins>
      <w:ins w:id="176" w:author="Qi, Zhenghan" w:date="2023-04-23T16:27:00Z">
        <w:del w:id="177" w:author="Ola Ozernov-Palchik" w:date="2023-05-01T14:11:00Z">
          <w:r w:rsidR="00956906" w:rsidRPr="00956906" w:rsidDel="008C7606">
            <w:delText>exposure (RT slope was more than 3 SD above the sample mean) from the correlation</w:delText>
          </w:r>
        </w:del>
        <w:del w:id="178" w:author="Ola Ozernov-Palchik" w:date="2023-05-01T14:09:00Z">
          <w:r w:rsidR="00956906" w:rsidRPr="00956906" w:rsidDel="003B2D8F">
            <w:delText>s that involve ASL RT slopes</w:delText>
          </w:r>
        </w:del>
      </w:ins>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79" w:author="Ola Ozernov-Palchik" w:date="2023-05-01T14:18:00Z"/>
        </w:rPr>
      </w:pPr>
      <w:ins w:id="180" w:author="Ola Ozernov-Palchik" w:date="2023-05-01T14:46:00Z">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ins>
    </w:p>
    <w:p w14:paraId="13089C74" w14:textId="46A94128"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181" w:author="Ola Ozernov-Palchik" w:date="2023-05-01T14:18:00Z">
        <w:r>
          <w:tab/>
        </w:r>
      </w:ins>
      <w:ins w:id="182" w:author="Qi, Zhenghan" w:date="2023-04-23T16:27:00Z">
        <w:del w:id="183" w:author="Ola Ozernov-Palchik" w:date="2023-05-01T14:18:00Z">
          <w:r w:rsidR="00956906" w:rsidRPr="00956906" w:rsidDel="00EE0866">
            <w:delText xml:space="preserve">. </w:delText>
          </w:r>
        </w:del>
      </w:ins>
      <w:r w:rsidR="00A51670" w:rsidRPr="00065484">
        <w:t xml:space="preserve">Bayesian correlations were computed using the BayesFactor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ins w:id="184" w:author="Ola Ozernov-Palchik" w:date="2023-04-25T12:57:00Z">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ins>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ins w:id="185" w:author="Ola Ozernov-Palchik" w:date="2023-04-25T14:18:00Z">
        <w:r w:rsidR="00A276DE">
          <w:rPr>
            <w:bCs/>
          </w:rPr>
          <w:t xml:space="preserve">These findings are consistent </w:t>
        </w:r>
        <w:r w:rsidR="00A276DE" w:rsidRPr="00A276DE">
          <w:rPr>
            <w:bCs/>
          </w:rPr>
          <w:t>with previous literature and the theoretical conceptualization of dyslexia as a deficit in phonological and decoding skills (</w:t>
        </w:r>
      </w:ins>
      <w:ins w:id="186" w:author="Ola Ozernov-Palchik" w:date="2023-04-27T10:56:00Z">
        <w:r w:rsidR="00A74BDE" w:rsidRPr="00A74BDE">
          <w:rPr>
            <w:bCs/>
          </w:rPr>
          <w:t>Brady et al., 1983; Shankweiler et al., 1979; Snowling, 2000; Stanovich &amp; Siegel, 1994; Vellutino et al., 1994</w:t>
        </w:r>
      </w:ins>
      <w:ins w:id="187" w:author="Ola Ozernov-Palchik" w:date="2023-04-25T14:18:00Z">
        <w:r w:rsidR="00A276DE" w:rsidRPr="00A276DE">
          <w:rPr>
            <w:bCs/>
          </w:rPr>
          <w:t>). Moreover, the lower vocabulary scores observed in individuals with DD may reflect reduced reading experience, which is often associated with the disorder</w:t>
        </w:r>
        <w:r w:rsidR="00A276DE">
          <w:rPr>
            <w:bCs/>
          </w:rPr>
          <w:t xml:space="preserve"> (</w:t>
        </w:r>
      </w:ins>
      <w:ins w:id="188" w:author="Ola Ozernov-Palchik" w:date="2023-04-28T10:47:00Z">
        <w:r w:rsidR="00445B01">
          <w:rPr>
            <w:bCs/>
          </w:rPr>
          <w:t xml:space="preserve">Stanovich, 1986; </w:t>
        </w:r>
      </w:ins>
      <w:ins w:id="189" w:author="Ola Ozernov-Palchik" w:date="2023-04-27T11:00:00Z">
        <w:r w:rsidR="00A74BDE">
          <w:rPr>
            <w:bCs/>
          </w:rPr>
          <w:t>Van Der Kleiij et al., 2022</w:t>
        </w:r>
      </w:ins>
      <w:ins w:id="190" w:author="Ola Ozernov-Palchik" w:date="2023-04-25T14:18:00Z">
        <w:r w:rsidR="00A276DE">
          <w:rPr>
            <w:bCs/>
          </w:rPr>
          <w:t>)</w:t>
        </w:r>
        <w:r w:rsidR="00A276DE" w:rsidRPr="00A276DE">
          <w:rPr>
            <w:bCs/>
          </w:rPr>
          <w:t>.</w:t>
        </w:r>
      </w:ins>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41B5C6E2"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ins w:id="191" w:author="Ola Ozernov-Palchik" w:date="2023-04-25T12:46:00Z">
        <w:r w:rsidR="00854008">
          <w:rPr>
            <w:b/>
          </w:rPr>
          <w:t>2</w:t>
        </w:r>
      </w:ins>
      <w:del w:id="192" w:author="Ola Ozernov-Palchik" w:date="2023-04-25T12:46:00Z">
        <w:r w:rsidRPr="00065484" w:rsidDel="00854008">
          <w:rPr>
            <w:b/>
          </w:rPr>
          <w:delText>1</w:delText>
        </w:r>
      </w:del>
      <w:r w:rsidRPr="00065484">
        <w:rPr>
          <w:b/>
        </w:rPr>
        <w:t>A</w:t>
      </w:r>
      <w:r w:rsidRPr="00065484">
        <w:t>. There were no significant group differences in the baseline speed (</w:t>
      </w:r>
      <w:r w:rsidRPr="00065484">
        <w:rPr>
          <w:i/>
        </w:rPr>
        <w:t>t</w:t>
      </w:r>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304DD8E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ins w:id="193" w:author="Ola Ozernov-Palchik" w:date="2023-04-25T12:46:00Z">
        <w:r w:rsidR="00854008">
          <w:rPr>
            <w:b/>
          </w:rPr>
          <w:t>2</w:t>
        </w:r>
      </w:ins>
      <w:del w:id="194" w:author="Ola Ozernov-Palchik" w:date="2023-04-25T12:46:00Z">
        <w:r w:rsidRPr="00065484" w:rsidDel="00854008">
          <w:rPr>
            <w:b/>
          </w:rPr>
          <w:delText>1</w:delText>
        </w:r>
      </w:del>
      <w:r w:rsidRPr="00065484">
        <w:rPr>
          <w:b/>
        </w:rPr>
        <w:t xml:space="preserve">B </w:t>
      </w:r>
      <w:r w:rsidRPr="00065484">
        <w:t>and</w:t>
      </w:r>
      <w:r w:rsidRPr="00065484">
        <w:rPr>
          <w:b/>
        </w:rPr>
        <w:t xml:space="preserve"> Figure </w:t>
      </w:r>
      <w:ins w:id="195" w:author="Ola Ozernov-Palchik" w:date="2023-04-25T12:46:00Z">
        <w:r w:rsidR="00854008">
          <w:rPr>
            <w:b/>
          </w:rPr>
          <w:t>2</w:t>
        </w:r>
      </w:ins>
      <w:del w:id="196" w:author="Ola Ozernov-Palchik" w:date="2023-04-25T12:46:00Z">
        <w:r w:rsidRPr="00065484" w:rsidDel="00854008">
          <w:rPr>
            <w:b/>
          </w:rPr>
          <w:delText>1</w:delText>
        </w:r>
      </w:del>
      <w:r w:rsidRPr="00065484">
        <w:rPr>
          <w:b/>
        </w:rPr>
        <w:t>C</w:t>
      </w:r>
      <w:r w:rsidR="00AF2688" w:rsidRPr="00065484">
        <w:rPr>
          <w:bCs/>
        </w:rPr>
        <w:t>,</w:t>
      </w:r>
      <w:r w:rsidRPr="00065484">
        <w:rPr>
          <w:b/>
        </w:rPr>
        <w:t xml:space="preserve"> </w:t>
      </w:r>
      <w:r w:rsidRPr="00065484">
        <w:t>respectively. There were no significant group differences in the baseline time (</w:t>
      </w:r>
      <w:r w:rsidRPr="00065484">
        <w:rPr>
          <w:i/>
        </w:rPr>
        <w:t>t</w:t>
      </w:r>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63940DE"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ms </w:t>
      </w:r>
      <w:r w:rsidR="00BC2A51" w:rsidRPr="00065484">
        <w:t>to</w:t>
      </w:r>
      <w:r w:rsidRPr="00065484">
        <w:t xml:space="preserve"> 960 ms) </w:t>
      </w:r>
      <w:r w:rsidR="00912C19" w:rsidRPr="00065484">
        <w:t>to</w:t>
      </w:r>
      <w:r w:rsidRPr="00065484">
        <w:t xml:space="preserve"> allow for anticipatory as well as delayed button presses for the target tones. </w:t>
      </w:r>
      <w:moveFromRangeStart w:id="197" w:author="Qi, Zhenghan" w:date="2023-04-18T23:13:00Z" w:name="move132752003"/>
      <w:moveFrom w:id="198" w:author="Qi, Zhenghan" w:date="2023-04-18T23:13:00Z">
        <w:r w:rsidRPr="00065484" w:rsidDel="00B50F1D">
          <w:t xml:space="preserve">Eight participants (2 in the DD group and 6 in the TYP group) were removed from the analyses </w:t>
        </w:r>
        <w:r w:rsidR="00BC2A51" w:rsidRPr="00065484" w:rsidDel="00B50F1D">
          <w:t>for having</w:t>
        </w:r>
        <w:r w:rsidRPr="00065484" w:rsidDel="00B50F1D">
          <w:t xml:space="preserve"> fewer than</w:t>
        </w:r>
        <w:r w:rsidR="00BC2A51" w:rsidRPr="00065484" w:rsidDel="00B50F1D">
          <w:t xml:space="preserve"> 12</w:t>
        </w:r>
        <w:r w:rsidRPr="00065484" w:rsidDel="00B50F1D">
          <w:t xml:space="preserve"> </w:t>
        </w:r>
        <w:r w:rsidR="00BC2A51" w:rsidRPr="00065484" w:rsidDel="00B50F1D">
          <w:t>(</w:t>
        </w:r>
        <w:r w:rsidRPr="00065484" w:rsidDel="00B50F1D">
          <w:t>25%</w:t>
        </w:r>
        <w:r w:rsidR="00BC2A51" w:rsidRPr="00065484" w:rsidDel="00B50F1D">
          <w:t>)</w:t>
        </w:r>
        <w:r w:rsidRPr="00065484" w:rsidDel="00B50F1D">
          <w:t xml:space="preserve"> valid responses </w:t>
        </w:r>
        <w:r w:rsidR="00BC2A51" w:rsidRPr="00065484" w:rsidDel="00B50F1D">
          <w:t>across</w:t>
        </w:r>
        <w:r w:rsidRPr="00065484" w:rsidDel="00B50F1D">
          <w:t xml:space="preserve"> 48 target presentations. </w:t>
        </w:r>
      </w:moveFrom>
      <w:moveFromRangeEnd w:id="197"/>
      <w:del w:id="199" w:author="Qi, Zhenghan" w:date="2023-04-19T13:21:00Z">
        <w:r w:rsidRPr="00065484" w:rsidDel="009070FF">
          <w:delText xml:space="preserve">As a result, 14 participants in the DD group and 18 participants in the TYP group </w:delText>
        </w:r>
        <w:r w:rsidR="00BC2A51" w:rsidRPr="00065484" w:rsidDel="009070FF">
          <w:delText>we</w:delText>
        </w:r>
        <w:r w:rsidRPr="00065484" w:rsidDel="009070FF">
          <w:delText xml:space="preserve">re included in the </w:delText>
        </w:r>
        <w:r w:rsidR="00915C83" w:rsidRPr="00065484" w:rsidDel="009070FF">
          <w:delText xml:space="preserve">response </w:delText>
        </w:r>
        <w:r w:rsidRPr="00065484" w:rsidDel="009070FF">
          <w:delText xml:space="preserve">time analyses. </w:delText>
        </w:r>
      </w:del>
      <w:r w:rsidRPr="00065484">
        <w:t>The two groups were not significantly different in their baseline response time (</w:t>
      </w:r>
      <w:r w:rsidRPr="00065484">
        <w:rPr>
          <w:i/>
        </w:rPr>
        <w:t>t</w:t>
      </w:r>
      <w:r w:rsidRPr="00065484">
        <w:t>(2</w:t>
      </w:r>
      <w:ins w:id="200" w:author="Qi, Zhenghan" w:date="2023-04-19T13:22:00Z">
        <w:r w:rsidR="009B6FFD">
          <w:t>7</w:t>
        </w:r>
      </w:ins>
      <w:del w:id="201" w:author="Qi, Zhenghan" w:date="2023-04-19T13:22:00Z">
        <w:r w:rsidRPr="00065484" w:rsidDel="009B6FFD">
          <w:delText>5</w:delText>
        </w:r>
      </w:del>
      <w:r w:rsidRPr="00065484">
        <w:t>.</w:t>
      </w:r>
      <w:ins w:id="202" w:author="Qi, Zhenghan" w:date="2023-04-19T13:22:00Z">
        <w:r w:rsidR="009B6FFD">
          <w:t>2</w:t>
        </w:r>
      </w:ins>
      <w:del w:id="203" w:author="Qi, Zhenghan" w:date="2023-04-19T13:22:00Z">
        <w:r w:rsidRPr="00065484" w:rsidDel="009B6FFD">
          <w:delText>9</w:delText>
        </w:r>
      </w:del>
      <w:r w:rsidRPr="00065484">
        <w:t xml:space="preserve">) = </w:t>
      </w:r>
      <w:ins w:id="204" w:author="Qi, Zhenghan" w:date="2023-04-19T13:22:00Z">
        <w:r w:rsidR="009B6FFD">
          <w:t>0.84</w:t>
        </w:r>
      </w:ins>
      <w:del w:id="205" w:author="Qi, Zhenghan" w:date="2023-04-19T13:22:00Z">
        <w:r w:rsidRPr="00065484" w:rsidDel="009B6FFD">
          <w:delText>1.52</w:delText>
        </w:r>
      </w:del>
      <w:r w:rsidRPr="00065484">
        <w:t xml:space="preserve">, </w:t>
      </w:r>
      <w:r w:rsidRPr="00065484">
        <w:rPr>
          <w:i/>
        </w:rPr>
        <w:t>p</w:t>
      </w:r>
      <w:r w:rsidRPr="00065484">
        <w:t xml:space="preserve"> = </w:t>
      </w:r>
      <w:r w:rsidR="009C6F0E" w:rsidRPr="00065484">
        <w:t>0.</w:t>
      </w:r>
      <w:ins w:id="206" w:author="Qi, Zhenghan" w:date="2023-04-19T13:22:00Z">
        <w:r w:rsidR="009B6FFD">
          <w:t>41</w:t>
        </w:r>
      </w:ins>
      <w:del w:id="207" w:author="Qi, Zhenghan" w:date="2023-04-19T13:22:00Z">
        <w:r w:rsidR="009C6F0E" w:rsidRPr="00065484" w:rsidDel="009B6FFD">
          <w:delText>14</w:delText>
        </w:r>
      </w:del>
      <w:r w:rsidR="009C6F0E" w:rsidRPr="00065484">
        <w:t xml:space="preserve">, </w:t>
      </w:r>
      <w:r w:rsidR="009C6F0E" w:rsidRPr="00065484">
        <w:rPr>
          <w:i/>
        </w:rPr>
        <w:t xml:space="preserve">d </w:t>
      </w:r>
      <w:r w:rsidR="009C6F0E" w:rsidRPr="00065484">
        <w:t>= 0.</w:t>
      </w:r>
      <w:ins w:id="208" w:author="Qi, Zhenghan" w:date="2023-04-19T13:22:00Z">
        <w:r w:rsidR="009B6FFD">
          <w:t>29</w:t>
        </w:r>
      </w:ins>
      <w:del w:id="209" w:author="Qi, Zhenghan" w:date="2023-04-19T13:22:00Z">
        <w:r w:rsidR="009C6F0E" w:rsidRPr="00065484" w:rsidDel="009B6FFD">
          <w:delText>57</w:delText>
        </w:r>
      </w:del>
      <w:r w:rsidR="009C6F0E" w:rsidRPr="00065484">
        <w:t>) or hit rate (</w:t>
      </w:r>
      <w:r w:rsidR="009C6F0E" w:rsidRPr="00065484">
        <w:rPr>
          <w:i/>
        </w:rPr>
        <w:t>t</w:t>
      </w:r>
      <w:r w:rsidR="009C6F0E" w:rsidRPr="00065484">
        <w:t>(3</w:t>
      </w:r>
      <w:ins w:id="210" w:author="Qi, Zhenghan" w:date="2023-04-19T13:22:00Z">
        <w:r w:rsidR="009B6FFD">
          <w:t>7</w:t>
        </w:r>
      </w:ins>
      <w:del w:id="211" w:author="Qi, Zhenghan" w:date="2023-04-19T13:22:00Z">
        <w:r w:rsidR="009C6F0E" w:rsidRPr="00065484" w:rsidDel="009B6FFD">
          <w:delText>0</w:delText>
        </w:r>
      </w:del>
      <w:r w:rsidR="009C6F0E" w:rsidRPr="00065484">
        <w:t>.</w:t>
      </w:r>
      <w:ins w:id="212" w:author="Qi, Zhenghan" w:date="2023-04-19T13:22:00Z">
        <w:r w:rsidR="009B6FFD">
          <w:t>8</w:t>
        </w:r>
      </w:ins>
      <w:del w:id="213" w:author="Qi, Zhenghan" w:date="2023-04-19T13:22:00Z">
        <w:r w:rsidR="009C6F0E" w:rsidRPr="00065484" w:rsidDel="009B6FFD">
          <w:delText>0</w:delText>
        </w:r>
      </w:del>
      <w:r w:rsidR="009C6F0E" w:rsidRPr="00065484">
        <w:t>) = -</w:t>
      </w:r>
      <w:del w:id="214" w:author="Qi, Zhenghan" w:date="2023-04-19T13:22:00Z">
        <w:r w:rsidR="009C6F0E" w:rsidRPr="00065484" w:rsidDel="009B6FFD">
          <w:delText>1.38</w:delText>
        </w:r>
      </w:del>
      <w:ins w:id="215" w:author="Qi, Zhenghan" w:date="2023-04-19T13:22:00Z">
        <w:r w:rsidR="009B6FFD">
          <w:t>0.31</w:t>
        </w:r>
      </w:ins>
      <w:r w:rsidR="009C6F0E" w:rsidRPr="00065484">
        <w:t xml:space="preserve">, </w:t>
      </w:r>
      <w:r w:rsidR="009C6F0E" w:rsidRPr="00065484">
        <w:rPr>
          <w:i/>
        </w:rPr>
        <w:t>p</w:t>
      </w:r>
      <w:r w:rsidR="009C6F0E" w:rsidRPr="00065484">
        <w:t xml:space="preserve"> = 0.</w:t>
      </w:r>
      <w:del w:id="216" w:author="Qi, Zhenghan" w:date="2023-04-19T13:23:00Z">
        <w:r w:rsidR="009C6F0E" w:rsidRPr="00065484" w:rsidDel="009B6FFD">
          <w:delText>18</w:delText>
        </w:r>
      </w:del>
      <w:ins w:id="217" w:author="Qi, Zhenghan" w:date="2023-04-19T13:23:00Z">
        <w:r w:rsidR="009B6FFD">
          <w:t>76</w:t>
        </w:r>
      </w:ins>
      <w:r w:rsidR="009C6F0E" w:rsidRPr="00065484">
        <w:t xml:space="preserve">, </w:t>
      </w:r>
      <w:r w:rsidR="009C6F0E" w:rsidRPr="00065484">
        <w:rPr>
          <w:i/>
        </w:rPr>
        <w:t xml:space="preserve">d </w:t>
      </w:r>
      <w:r w:rsidR="009C6F0E" w:rsidRPr="00065484">
        <w:t>= 0.</w:t>
      </w:r>
      <w:ins w:id="218" w:author="Qi, Zhenghan" w:date="2023-04-19T13:23:00Z">
        <w:r w:rsidR="009B6FFD">
          <w:t>1</w:t>
        </w:r>
      </w:ins>
      <w:del w:id="219" w:author="Qi, Zhenghan" w:date="2023-04-19T13:23:00Z">
        <w:r w:rsidR="009C6F0E" w:rsidRPr="00065484" w:rsidDel="009B6FFD">
          <w:delText>49</w:delText>
        </w:r>
      </w:del>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13"/>
                    <a:stretch>
                      <a:fillRect/>
                    </a:stretch>
                  </pic:blipFill>
                  <pic:spPr>
                    <a:xfrm>
                      <a:off x="0" y="0"/>
                      <a:ext cx="5943600" cy="3603625"/>
                    </a:xfrm>
                    <a:prstGeom prst="rect">
                      <a:avLst/>
                    </a:prstGeom>
                  </pic:spPr>
                </pic:pic>
              </a:graphicData>
            </a:graphic>
          </wp:inline>
        </w:drawing>
      </w:r>
    </w:p>
    <w:p w14:paraId="40C66608" w14:textId="66478D5B"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ins w:id="220" w:author="Ola Ozernov-Palchik" w:date="2023-04-25T12:43:00Z">
        <w:r w:rsidR="00700FBD">
          <w:rPr>
            <w:b/>
          </w:rPr>
          <w:t>2</w:t>
        </w:r>
      </w:ins>
      <w:del w:id="221" w:author="Ola Ozernov-Palchik" w:date="2023-04-25T12:43:00Z">
        <w:r w:rsidRPr="00065484" w:rsidDel="00700FBD">
          <w:rPr>
            <w:b/>
          </w:rPr>
          <w:delText>1</w:delText>
        </w:r>
      </w:del>
      <w:r w:rsidRPr="00065484">
        <w:t xml:space="preserve">. </w:t>
      </w:r>
      <w:del w:id="222" w:author="Ola Ozernov-Palchik" w:date="2023-04-25T13:02:00Z">
        <w:r w:rsidRPr="00065484" w:rsidDel="00AF5793">
          <w:delText>The time courses of</w:delText>
        </w:r>
      </w:del>
      <w:ins w:id="223" w:author="Ola Ozernov-Palchik" w:date="2023-04-25T13:03:00Z">
        <w:r w:rsidR="00AF5793">
          <w:t>P</w:t>
        </w:r>
      </w:ins>
      <w:ins w:id="224" w:author="Ola Ozernov-Palchik" w:date="2023-04-25T13:02:00Z">
        <w:r w:rsidR="00AF5793">
          <w:t>erformance across trials on</w:t>
        </w:r>
      </w:ins>
      <w:r w:rsidRPr="00065484">
        <w:t xml:space="preserve"> procedural learning and implicit </w:t>
      </w:r>
      <w:r w:rsidR="007204B3" w:rsidRPr="00065484">
        <w:t>statistical learning</w:t>
      </w:r>
      <w:ins w:id="225" w:author="Ola Ozernov-Palchik" w:date="2023-04-25T13:02:00Z">
        <w:r w:rsidR="00AF5793">
          <w:t xml:space="preserve"> tasks for</w:t>
        </w:r>
      </w:ins>
      <w:ins w:id="226" w:author="Ola Ozernov-Palchik" w:date="2023-04-25T13:03:00Z">
        <w:r w:rsidR="00AF5793">
          <w:t xml:space="preserve"> </w:t>
        </w:r>
      </w:ins>
      <w:del w:id="227" w:author="Ola Ozernov-Palchik" w:date="2023-04-25T13:03:00Z">
        <w:r w:rsidRPr="00065484" w:rsidDel="00AF5793">
          <w:delText>.</w:delText>
        </w:r>
      </w:del>
      <w:del w:id="228" w:author="Ola Ozernov-Palchik" w:date="2023-04-25T13:02:00Z">
        <w:r w:rsidRPr="00065484" w:rsidDel="00AF5793">
          <w:delText xml:space="preserve"> </w:delText>
        </w:r>
        <w:r w:rsidR="007204B3" w:rsidRPr="00065484" w:rsidDel="00AF5793">
          <w:delText>P</w:delText>
        </w:r>
        <w:r w:rsidRPr="00065484" w:rsidDel="00AF5793">
          <w:delText xml:space="preserve">erformance for </w:delText>
        </w:r>
      </w:del>
      <w:r w:rsidR="007204B3" w:rsidRPr="00065484">
        <w:t xml:space="preserve">adults with dyslexia (DD, solid lines) and </w:t>
      </w:r>
      <w:r w:rsidRPr="00065484">
        <w:t>typical readers (TYP, dashed lines)</w:t>
      </w:r>
      <w:ins w:id="229" w:author="Ola Ozernov-Palchik" w:date="2023-04-25T13:03:00Z">
        <w:r w:rsidR="00AF5793">
          <w:t xml:space="preserve">. (A) </w:t>
        </w:r>
      </w:ins>
      <w:del w:id="230" w:author="Ola Ozernov-Palchik" w:date="2023-04-25T13:03:00Z">
        <w:r w:rsidRPr="00065484" w:rsidDel="00AF5793">
          <w:delText xml:space="preserve"> </w:delText>
        </w:r>
        <w:r w:rsidR="007204B3" w:rsidRPr="00065484" w:rsidDel="00AF5793">
          <w:delText xml:space="preserve">is </w:delText>
        </w:r>
        <w:r w:rsidRPr="00065484" w:rsidDel="00AF5793">
          <w:delText xml:space="preserve">plotted across trials for </w:delText>
        </w:r>
      </w:del>
      <w:ins w:id="231" w:author="Ola Ozernov-Palchik" w:date="2023-04-25T13:05:00Z">
        <w:r w:rsidR="00AF5793">
          <w:t>R</w:t>
        </w:r>
      </w:ins>
      <w:del w:id="232" w:author="Ola Ozernov-Palchik" w:date="2023-04-25T13:05:00Z">
        <w:r w:rsidRPr="00065484" w:rsidDel="00AF5793">
          <w:delText>r</w:delText>
        </w:r>
      </w:del>
      <w:r w:rsidRPr="00065484">
        <w:t xml:space="preserve">otary </w:t>
      </w:r>
      <w:ins w:id="233" w:author="Ola Ozernov-Palchik" w:date="2023-04-25T13:05:00Z">
        <w:r w:rsidR="00AF5793">
          <w:t>P</w:t>
        </w:r>
      </w:ins>
      <w:del w:id="234" w:author="Ola Ozernov-Palchik" w:date="2023-04-25T13:05:00Z">
        <w:r w:rsidRPr="00065484" w:rsidDel="00AF5793">
          <w:delText>p</w:delText>
        </w:r>
      </w:del>
      <w:r w:rsidRPr="00065484">
        <w:t xml:space="preserve">ursuit </w:t>
      </w:r>
      <w:ins w:id="235" w:author="Ola Ozernov-Palchik" w:date="2023-04-25T13:05:00Z">
        <w:r w:rsidR="00AF5793">
          <w:t xml:space="preserve">proportion on target; </w:t>
        </w:r>
      </w:ins>
      <w:r w:rsidRPr="00065484">
        <w:t>(</w:t>
      </w:r>
      <w:del w:id="236" w:author="Ola Ozernov-Palchik" w:date="2023-04-25T13:05:00Z">
        <w:r w:rsidRPr="00065484" w:rsidDel="00AF5793">
          <w:delText>A</w:delText>
        </w:r>
      </w:del>
      <w:ins w:id="237" w:author="Ola Ozernov-Palchik" w:date="2023-04-25T13:05:00Z">
        <w:r w:rsidR="00AF5793">
          <w:t>B, C</w:t>
        </w:r>
      </w:ins>
      <w:r w:rsidRPr="00065484">
        <w:t>)</w:t>
      </w:r>
      <w:ins w:id="238" w:author="Ola Ozernov-Palchik" w:date="2023-04-25T13:05:00Z">
        <w:r w:rsidR="00AF5793">
          <w:t xml:space="preserve"> </w:t>
        </w:r>
      </w:ins>
      <w:del w:id="239" w:author="Ola Ozernov-Palchik" w:date="2023-04-25T13:05:00Z">
        <w:r w:rsidRPr="00065484" w:rsidDel="00AF5793">
          <w:delText xml:space="preserve">, </w:delText>
        </w:r>
      </w:del>
      <w:ins w:id="240" w:author="Ola Ozernov-Palchik" w:date="2023-04-25T13:05:00Z">
        <w:r w:rsidR="00AF5793">
          <w:t>M</w:t>
        </w:r>
      </w:ins>
      <w:del w:id="241" w:author="Ola Ozernov-Palchik" w:date="2023-04-25T13:05:00Z">
        <w:r w:rsidRPr="00065484" w:rsidDel="00AF5793">
          <w:delText>m</w:delText>
        </w:r>
      </w:del>
      <w:r w:rsidRPr="00065484">
        <w:t xml:space="preserve">irror </w:t>
      </w:r>
      <w:ins w:id="242" w:author="Ola Ozernov-Palchik" w:date="2023-04-25T13:10:00Z">
        <w:r w:rsidR="00430CD9">
          <w:t>t</w:t>
        </w:r>
      </w:ins>
      <w:del w:id="243" w:author="Ola Ozernov-Palchik" w:date="2023-04-25T13:05:00Z">
        <w:r w:rsidRPr="00065484" w:rsidDel="00AF5793">
          <w:delText>t</w:delText>
        </w:r>
      </w:del>
      <w:r w:rsidRPr="00065484">
        <w:t xml:space="preserve">racing </w:t>
      </w:r>
      <w:ins w:id="244" w:author="Ola Ozernov-Palchik" w:date="2023-04-25T13:05:00Z">
        <w:r w:rsidR="00AF5793">
          <w:t>completion time a</w:t>
        </w:r>
      </w:ins>
      <w:ins w:id="245" w:author="Ola Ozernov-Palchik" w:date="2023-04-25T13:06:00Z">
        <w:r w:rsidR="00AF5793">
          <w:t xml:space="preserve">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ins>
      <w:del w:id="246" w:author="Ola Ozernov-Palchik" w:date="2023-04-25T13:06:00Z">
        <w:r w:rsidRPr="00065484" w:rsidDel="00AF5793">
          <w:delText xml:space="preserve">(B, C), the </w:delText>
        </w:r>
      </w:del>
      <w:r w:rsidRPr="00065484">
        <w:t>familiarization phase</w:t>
      </w:r>
      <w:ins w:id="247" w:author="Ola Ozernov-Palchik" w:date="2023-04-25T13:06:00Z">
        <w:r w:rsidR="00AF5793">
          <w:t xml:space="preserve"> response time; a</w:t>
        </w:r>
      </w:ins>
      <w:ins w:id="248" w:author="Ola Ozernov-Palchik" w:date="2023-04-25T13:07:00Z">
        <w:r w:rsidR="00AF5793">
          <w:t>nd (E) V</w:t>
        </w:r>
        <w:r w:rsidR="00AF5793" w:rsidRPr="00065484">
          <w:t xml:space="preserve">isual </w:t>
        </w:r>
        <w:r w:rsidR="00AF5793">
          <w:t>S</w:t>
        </w:r>
        <w:r w:rsidR="00AF5793" w:rsidRPr="00065484">
          <w:t xml:space="preserve">tatistical </w:t>
        </w:r>
        <w:r w:rsidR="00AF5793">
          <w:t>L</w:t>
        </w:r>
        <w:r w:rsidR="00AF5793" w:rsidRPr="00065484">
          <w:t>earning</w:t>
        </w:r>
      </w:ins>
      <w:ins w:id="249" w:author="Ola Ozernov-Palchik" w:date="2023-04-25T13:06:00Z">
        <w:r w:rsidR="00AF5793">
          <w:t xml:space="preserve"> </w:t>
        </w:r>
      </w:ins>
      <w:del w:id="250" w:author="Ola Ozernov-Palchik" w:date="2023-04-25T13:06:00Z">
        <w:r w:rsidRPr="00065484" w:rsidDel="00AF5793">
          <w:delText xml:space="preserve"> of auditory statistical learning (D), and the </w:delText>
        </w:r>
      </w:del>
      <w:r w:rsidRPr="00065484">
        <w:t xml:space="preserve">familiarization phase </w:t>
      </w:r>
      <w:del w:id="251" w:author="Ola Ozernov-Palchik" w:date="2023-04-25T13:07:00Z">
        <w:r w:rsidRPr="00065484" w:rsidDel="00AF5793">
          <w:delText>of visual statistical learning (E)</w:delText>
        </w:r>
      </w:del>
      <w:ins w:id="252" w:author="Qi, Zhenghan" w:date="2023-04-19T13:25:00Z">
        <w:del w:id="253" w:author="Ola Ozernov-Palchik" w:date="2023-04-25T13:07:00Z">
          <w:r w:rsidR="009B6FFD" w:rsidDel="00AF5793">
            <w:delText>€</w:delText>
          </w:r>
        </w:del>
      </w:ins>
      <w:del w:id="254" w:author="Ola Ozernov-Palchik" w:date="2023-04-25T13:07:00Z">
        <w:r w:rsidRPr="00065484" w:rsidDel="00AF5793">
          <w:delText>.</w:delText>
        </w:r>
      </w:del>
      <w:ins w:id="255" w:author="Ola Ozernov-Palchik" w:date="2023-04-25T13:07:00Z">
        <w:r w:rsidR="00AF5793">
          <w:t>response time.</w:t>
        </w:r>
      </w:ins>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4B47EB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256" w:author="Ola Ozernov-Palchik" w:date="2023-04-25T12:43:00Z">
        <w:r w:rsidRPr="00065484" w:rsidDel="00700FBD">
          <w:rPr>
            <w:b/>
          </w:rPr>
          <w:delText>1</w:delText>
        </w:r>
        <w:r w:rsidR="007B288A" w:rsidRPr="00065484" w:rsidDel="00700FBD">
          <w:rPr>
            <w:b/>
          </w:rPr>
          <w:delText>D</w:delText>
        </w:r>
      </w:del>
      <w:ins w:id="257" w:author="Ola Ozernov-Palchik" w:date="2023-04-25T12:43:00Z">
        <w:r w:rsidR="00700FBD">
          <w:rPr>
            <w:b/>
          </w:rPr>
          <w:t>2</w:t>
        </w:r>
        <w:r w:rsidR="00700FBD" w:rsidRPr="00065484">
          <w:rPr>
            <w:b/>
          </w:rPr>
          <w:t>D</w:t>
        </w:r>
      </w:ins>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effects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ins w:id="258" w:author="Qi, Zhenghan" w:date="2023-04-19T13:25:00Z">
        <w:r w:rsidR="009B6FFD">
          <w:t>-</w:t>
        </w:r>
      </w:ins>
      <w:r w:rsidRPr="00065484">
        <w:t>0.</w:t>
      </w:r>
      <w:ins w:id="259" w:author="Qi, Zhenghan" w:date="2023-04-19T13:25:00Z">
        <w:r w:rsidR="009B6FFD">
          <w:t>39</w:t>
        </w:r>
      </w:ins>
      <w:del w:id="260" w:author="Qi, Zhenghan" w:date="2023-04-19T13:25:00Z">
        <w:r w:rsidRPr="00065484" w:rsidDel="009B6FFD">
          <w:delText>2</w:delText>
        </w:r>
      </w:del>
      <w:r w:rsidRPr="00065484">
        <w:t>0, SE = 1.4</w:t>
      </w:r>
      <w:ins w:id="261" w:author="Qi, Zhenghan" w:date="2023-04-19T13:25:00Z">
        <w:r w:rsidR="009B6FFD">
          <w:t>1</w:t>
        </w:r>
      </w:ins>
      <w:del w:id="262" w:author="Qi, Zhenghan" w:date="2023-04-19T13:25:00Z">
        <w:r w:rsidRPr="00065484" w:rsidDel="009B6FFD">
          <w:delText>8</w:delText>
        </w:r>
      </w:del>
      <w:r w:rsidRPr="00065484">
        <w:t xml:space="preserve">, </w:t>
      </w:r>
      <w:r w:rsidRPr="00065484">
        <w:rPr>
          <w:i/>
        </w:rPr>
        <w:t>t</w:t>
      </w:r>
      <w:r w:rsidRPr="00065484">
        <w:t xml:space="preserve"> = </w:t>
      </w:r>
      <w:ins w:id="263" w:author="Qi, Zhenghan" w:date="2023-04-19T13:25:00Z">
        <w:r w:rsidR="009B6FFD">
          <w:t>-</w:t>
        </w:r>
      </w:ins>
      <w:r w:rsidRPr="00065484">
        <w:t>0.</w:t>
      </w:r>
      <w:ins w:id="264" w:author="Qi, Zhenghan" w:date="2023-04-19T13:25:00Z">
        <w:r w:rsidR="009B6FFD">
          <w:t>28</w:t>
        </w:r>
      </w:ins>
      <w:del w:id="265" w:author="Qi, Zhenghan" w:date="2023-04-19T13:25:00Z">
        <w:r w:rsidRPr="00065484" w:rsidDel="009B6FFD">
          <w:delText>14</w:delText>
        </w:r>
      </w:del>
      <w:r w:rsidRPr="00065484">
        <w:t xml:space="preserve">, </w:t>
      </w:r>
      <w:r w:rsidRPr="00065484">
        <w:rPr>
          <w:i/>
        </w:rPr>
        <w:t xml:space="preserve">p </w:t>
      </w:r>
      <w:r w:rsidRPr="00065484">
        <w:t>= 0.</w:t>
      </w:r>
      <w:ins w:id="266" w:author="Qi, Zhenghan" w:date="2023-04-19T13:25:00Z">
        <w:r w:rsidR="009B6FFD">
          <w:t>78</w:t>
        </w:r>
      </w:ins>
      <w:del w:id="267" w:author="Qi, Zhenghan" w:date="2023-04-19T13:25:00Z">
        <w:r w:rsidRPr="00065484" w:rsidDel="009B6FFD">
          <w:delText>89</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ins w:id="268" w:author="Qi, Zhenghan" w:date="2023-04-19T13:26:00Z">
        <w:r w:rsidR="009B6FFD">
          <w:t>-51</w:t>
        </w:r>
      </w:ins>
      <w:del w:id="269" w:author="Qi, Zhenghan" w:date="2023-04-19T13:26:00Z">
        <w:r w:rsidRPr="00065484" w:rsidDel="009B6FFD">
          <w:delText>67</w:delText>
        </w:r>
      </w:del>
      <w:r w:rsidRPr="00065484">
        <w:t>.</w:t>
      </w:r>
      <w:ins w:id="270" w:author="Qi, Zhenghan" w:date="2023-04-19T13:26:00Z">
        <w:r w:rsidR="009B6FFD">
          <w:t>94</w:t>
        </w:r>
      </w:ins>
      <w:del w:id="271" w:author="Qi, Zhenghan" w:date="2023-04-19T13:26:00Z">
        <w:r w:rsidRPr="00065484" w:rsidDel="009B6FFD">
          <w:delText>22</w:delText>
        </w:r>
      </w:del>
      <w:r w:rsidRPr="00065484">
        <w:t xml:space="preserve">, SE = </w:t>
      </w:r>
      <w:ins w:id="272" w:author="Qi, Zhenghan" w:date="2023-04-19T13:26:00Z">
        <w:r w:rsidR="009B6FFD">
          <w:t>55</w:t>
        </w:r>
      </w:ins>
      <w:del w:id="273" w:author="Qi, Zhenghan" w:date="2023-04-19T13:26:00Z">
        <w:r w:rsidRPr="00065484" w:rsidDel="009B6FFD">
          <w:delText>60</w:delText>
        </w:r>
      </w:del>
      <w:r w:rsidRPr="00065484">
        <w:t>.</w:t>
      </w:r>
      <w:ins w:id="274" w:author="Qi, Zhenghan" w:date="2023-04-19T13:26:00Z">
        <w:r w:rsidR="009B6FFD">
          <w:t>20</w:t>
        </w:r>
      </w:ins>
      <w:del w:id="275" w:author="Qi, Zhenghan" w:date="2023-04-19T13:26:00Z">
        <w:r w:rsidRPr="00065484" w:rsidDel="009B6FFD">
          <w:delText>88</w:delText>
        </w:r>
      </w:del>
      <w:r w:rsidRPr="00065484">
        <w:t xml:space="preserve">, </w:t>
      </w:r>
      <w:r w:rsidRPr="00065484">
        <w:rPr>
          <w:i/>
        </w:rPr>
        <w:t>t</w:t>
      </w:r>
      <w:r w:rsidRPr="00065484">
        <w:t xml:space="preserve"> = </w:t>
      </w:r>
      <w:ins w:id="276" w:author="Qi, Zhenghan" w:date="2023-04-19T13:26:00Z">
        <w:r w:rsidR="009B6FFD">
          <w:t>-0</w:t>
        </w:r>
      </w:ins>
      <w:del w:id="277" w:author="Qi, Zhenghan" w:date="2023-04-19T13:26:00Z">
        <w:r w:rsidRPr="00065484" w:rsidDel="009B6FFD">
          <w:delText>1</w:delText>
        </w:r>
      </w:del>
      <w:r w:rsidRPr="00065484">
        <w:t>.</w:t>
      </w:r>
      <w:ins w:id="278" w:author="Qi, Zhenghan" w:date="2023-04-19T13:26:00Z">
        <w:r w:rsidR="009B6FFD">
          <w:t>94</w:t>
        </w:r>
      </w:ins>
      <w:del w:id="279" w:author="Qi, Zhenghan" w:date="2023-04-19T13:26:00Z">
        <w:r w:rsidRPr="00065484" w:rsidDel="009B6FFD">
          <w:delText>10</w:delText>
        </w:r>
      </w:del>
      <w:r w:rsidRPr="00065484">
        <w:t xml:space="preserve">, </w:t>
      </w:r>
      <w:r w:rsidRPr="00065484">
        <w:rPr>
          <w:i/>
        </w:rPr>
        <w:t xml:space="preserve">p </w:t>
      </w:r>
      <w:r w:rsidRPr="00065484">
        <w:t>= 0.</w:t>
      </w:r>
      <w:del w:id="280" w:author="Qi, Zhenghan" w:date="2023-04-19T13:26:00Z">
        <w:r w:rsidRPr="00065484" w:rsidDel="009B6FFD">
          <w:delText>28</w:delText>
        </w:r>
      </w:del>
      <w:ins w:id="281" w:author="Qi, Zhenghan" w:date="2023-04-19T13:26:00Z">
        <w:r w:rsidR="009B6FFD">
          <w:t>35</w:t>
        </w:r>
      </w:ins>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ins w:id="282" w:author="Qi, Zhenghan" w:date="2023-04-19T13:26:00Z">
        <w:r w:rsidR="009B6FFD">
          <w:t>2</w:t>
        </w:r>
      </w:ins>
      <w:del w:id="283" w:author="Qi, Zhenghan" w:date="2023-04-19T13:26:00Z">
        <w:r w:rsidRPr="00065484" w:rsidDel="009B6FFD">
          <w:delText>4</w:delText>
        </w:r>
      </w:del>
      <w:r w:rsidRPr="00065484">
        <w:t>), or their interaction (</w:t>
      </w:r>
      <w:r w:rsidRPr="00065484">
        <w:rPr>
          <w:i/>
        </w:rPr>
        <w:t xml:space="preserve">b </w:t>
      </w:r>
      <w:r w:rsidRPr="00065484">
        <w:t>= 0.</w:t>
      </w:r>
      <w:ins w:id="284" w:author="Qi, Zhenghan" w:date="2023-04-19T13:26:00Z">
        <w:r w:rsidR="009B6FFD">
          <w:t>48</w:t>
        </w:r>
      </w:ins>
      <w:del w:id="285" w:author="Qi, Zhenghan" w:date="2023-04-19T13:26:00Z">
        <w:r w:rsidRPr="00065484" w:rsidDel="009B6FFD">
          <w:delText>24</w:delText>
        </w:r>
      </w:del>
      <w:r w:rsidRPr="00065484">
        <w:t>, SE = 1.</w:t>
      </w:r>
      <w:ins w:id="286" w:author="Qi, Zhenghan" w:date="2023-04-19T13:27:00Z">
        <w:r w:rsidR="009B6FFD">
          <w:t>82</w:t>
        </w:r>
      </w:ins>
      <w:del w:id="287" w:author="Qi, Zhenghan" w:date="2023-04-19T13:26:00Z">
        <w:r w:rsidRPr="00065484" w:rsidDel="009B6FFD">
          <w:delText>92</w:delText>
        </w:r>
      </w:del>
      <w:r w:rsidRPr="00065484">
        <w:t xml:space="preserve">, </w:t>
      </w:r>
      <w:r w:rsidRPr="00065484">
        <w:rPr>
          <w:i/>
        </w:rPr>
        <w:t>t</w:t>
      </w:r>
      <w:r w:rsidRPr="00065484">
        <w:t xml:space="preserve"> = 0.</w:t>
      </w:r>
      <w:ins w:id="288" w:author="Qi, Zhenghan" w:date="2023-04-19T13:27:00Z">
        <w:r w:rsidR="009B6FFD">
          <w:t>26</w:t>
        </w:r>
      </w:ins>
      <w:del w:id="289" w:author="Qi, Zhenghan" w:date="2023-04-19T13:27:00Z">
        <w:r w:rsidRPr="00065484" w:rsidDel="009B6FFD">
          <w:delText>13</w:delText>
        </w:r>
      </w:del>
      <w:r w:rsidRPr="00065484">
        <w:t xml:space="preserve">, </w:t>
      </w:r>
      <w:r w:rsidRPr="00065484">
        <w:rPr>
          <w:i/>
        </w:rPr>
        <w:t xml:space="preserve">p </w:t>
      </w:r>
      <w:r w:rsidRPr="00065484">
        <w:t>= 0.</w:t>
      </w:r>
      <w:ins w:id="290" w:author="Qi, Zhenghan" w:date="2023-04-19T13:27:00Z">
        <w:r w:rsidR="009B6FFD">
          <w:t>80</w:t>
        </w:r>
      </w:ins>
      <w:del w:id="291" w:author="Qi, Zhenghan" w:date="2023-04-19T13:27:00Z">
        <w:r w:rsidRPr="00065484" w:rsidDel="009B6FFD">
          <w:delText>90</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52F598B6"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ins w:id="292" w:author="Ola Ozernov-Palchik" w:date="2023-04-25T12:43:00Z">
        <w:r w:rsidR="00700FBD">
          <w:rPr>
            <w:b/>
          </w:rPr>
          <w:t>3</w:t>
        </w:r>
      </w:ins>
      <w:del w:id="293" w:author="Ola Ozernov-Palchik" w:date="2023-04-25T12:43:00Z">
        <w:r w:rsidRPr="00065484" w:rsidDel="00700FBD">
          <w:rPr>
            <w:b/>
          </w:rPr>
          <w:delText>2</w:delText>
        </w:r>
      </w:del>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r w:rsidRPr="00065484">
        <w:rPr>
          <w:i/>
        </w:rPr>
        <w:t>t</w:t>
      </w:r>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effects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ins w:id="294" w:author="Qi, Zhenghan" w:date="2023-04-24T11:49:00Z">
        <w:r w:rsidR="0004023D">
          <w:t>-1</w:t>
        </w:r>
      </w:ins>
      <w:del w:id="295" w:author="Qi, Zhenghan" w:date="2023-04-24T11:49:00Z">
        <w:r w:rsidRPr="00065484" w:rsidDel="0004023D">
          <w:delText>2</w:delText>
        </w:r>
      </w:del>
      <w:r w:rsidRPr="00065484">
        <w:t>.</w:t>
      </w:r>
      <w:ins w:id="296" w:author="Qi, Zhenghan" w:date="2023-04-24T11:49:00Z">
        <w:r w:rsidR="0004023D">
          <w:t>21</w:t>
        </w:r>
      </w:ins>
      <w:del w:id="297" w:author="Qi, Zhenghan" w:date="2023-04-24T11:49:00Z">
        <w:r w:rsidRPr="00065484" w:rsidDel="0004023D">
          <w:delText>43</w:delText>
        </w:r>
      </w:del>
      <w:r w:rsidRPr="00065484">
        <w:t>, SE = 0.</w:t>
      </w:r>
      <w:ins w:id="298" w:author="Qi, Zhenghan" w:date="2023-04-24T11:49:00Z">
        <w:r w:rsidR="0004023D">
          <w:t>33</w:t>
        </w:r>
      </w:ins>
      <w:del w:id="299" w:author="Qi, Zhenghan" w:date="2023-04-24T11:49:00Z">
        <w:r w:rsidRPr="00065484" w:rsidDel="0004023D">
          <w:delText>65</w:delText>
        </w:r>
      </w:del>
      <w:r w:rsidRPr="00065484">
        <w:t xml:space="preserve">, </w:t>
      </w:r>
      <w:ins w:id="300" w:author="Qi, Zhenghan" w:date="2023-04-24T11:49:00Z">
        <w:r w:rsidR="0004023D">
          <w:rPr>
            <w:i/>
          </w:rPr>
          <w:t>t</w:t>
        </w:r>
      </w:ins>
      <w:del w:id="301" w:author="Qi, Zhenghan" w:date="2023-04-24T11:49:00Z">
        <w:r w:rsidRPr="00065484" w:rsidDel="0004023D">
          <w:rPr>
            <w:i/>
          </w:rPr>
          <w:delText>z</w:delText>
        </w:r>
      </w:del>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ms </w:t>
      </w:r>
      <w:r w:rsidR="00BC2A51" w:rsidRPr="00065484">
        <w:t>to</w:t>
      </w:r>
      <w:r w:rsidRPr="00065484">
        <w:t xml:space="preserve"> 2000 ms) in order to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r w:rsidRPr="00065484">
        <w:rPr>
          <w:i/>
        </w:rPr>
        <w:t>t</w:t>
      </w:r>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339ADED8"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302" w:author="Ola Ozernov-Palchik" w:date="2023-04-25T12:43:00Z">
        <w:r w:rsidRPr="00065484" w:rsidDel="00700FBD">
          <w:rPr>
            <w:b/>
          </w:rPr>
          <w:delText>1</w:delText>
        </w:r>
        <w:r w:rsidR="008857DC" w:rsidRPr="00065484" w:rsidDel="00700FBD">
          <w:rPr>
            <w:b/>
          </w:rPr>
          <w:delText>E</w:delText>
        </w:r>
      </w:del>
      <w:ins w:id="303" w:author="Ola Ozernov-Palchik" w:date="2023-04-25T12:43:00Z">
        <w:r w:rsidR="00700FBD">
          <w:rPr>
            <w:b/>
          </w:rPr>
          <w:t>2</w:t>
        </w:r>
        <w:r w:rsidR="00700FBD" w:rsidRPr="00065484">
          <w:rPr>
            <w:b/>
          </w:rPr>
          <w:t>E</w:t>
        </w:r>
      </w:ins>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effects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del w:id="304" w:author="Qi, Zhenghan" w:date="2023-04-23T22:40:00Z">
        <w:r w:rsidRPr="00065484" w:rsidDel="00F50215">
          <w:delText xml:space="preserve">Post-hoc within-group analyses </w:delText>
        </w:r>
        <w:r w:rsidR="00BC2A51" w:rsidRPr="00065484" w:rsidDel="00F50215">
          <w:delText>indicate</w:delText>
        </w:r>
        <w:r w:rsidR="000D3D80" w:rsidRPr="00065484" w:rsidDel="00F50215">
          <w:delText>d</w:delText>
        </w:r>
        <w:r w:rsidR="00BC2A51" w:rsidRPr="00065484" w:rsidDel="00F50215">
          <w:delText xml:space="preserve"> that </w:delText>
        </w:r>
        <w:r w:rsidRPr="00065484" w:rsidDel="00F50215">
          <w:delText xml:space="preserve">the </w:delText>
        </w:r>
        <w:r w:rsidR="003C77DD" w:rsidRPr="00065484" w:rsidDel="00F50215">
          <w:delText>DD</w:delText>
        </w:r>
        <w:r w:rsidRPr="00065484" w:rsidDel="00F50215">
          <w:delText xml:space="preserve"> group showed a significant acceleration over the course of learning (</w:delText>
        </w:r>
        <w:r w:rsidRPr="00065484" w:rsidDel="00F50215">
          <w:rPr>
            <w:i/>
          </w:rPr>
          <w:delText xml:space="preserve">b </w:delText>
        </w:r>
        <w:r w:rsidRPr="00065484" w:rsidDel="00F50215">
          <w:delText xml:space="preserve">= -2.50, SE = 1.08, </w:delText>
        </w:r>
        <w:r w:rsidRPr="00065484" w:rsidDel="00F50215">
          <w:rPr>
            <w:i/>
          </w:rPr>
          <w:delText>t</w:delText>
        </w:r>
        <w:r w:rsidRPr="00065484" w:rsidDel="00F50215">
          <w:delText xml:space="preserve"> = 2.31, </w:delText>
        </w:r>
        <w:r w:rsidRPr="00065484" w:rsidDel="00F50215">
          <w:rPr>
            <w:i/>
          </w:rPr>
          <w:delText xml:space="preserve">p </w:delText>
        </w:r>
        <w:r w:rsidRPr="00065484" w:rsidDel="00F50215">
          <w:delText xml:space="preserve">= 0.035,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0.02), </w:delText>
        </w:r>
        <w:r w:rsidR="00BC2A51" w:rsidRPr="00065484" w:rsidDel="00F50215">
          <w:delText xml:space="preserve">whereas </w:delText>
        </w:r>
        <w:r w:rsidRPr="00065484" w:rsidDel="00F50215">
          <w:delText xml:space="preserve">the </w:delText>
        </w:r>
        <w:r w:rsidR="003C77DD" w:rsidRPr="00065484" w:rsidDel="00F50215">
          <w:delText>TYP</w:delText>
        </w:r>
        <w:r w:rsidRPr="00065484" w:rsidDel="00F50215">
          <w:delText xml:space="preserve"> group</w:delText>
        </w:r>
        <w:r w:rsidR="00BC2A51" w:rsidRPr="00065484" w:rsidDel="00F50215">
          <w:delText xml:space="preserve"> did not</w:delText>
        </w:r>
        <w:r w:rsidRPr="00065484" w:rsidDel="00F50215">
          <w:delText xml:space="preserve"> (</w:delText>
        </w:r>
        <w:r w:rsidRPr="00065484" w:rsidDel="00F50215">
          <w:rPr>
            <w:i/>
          </w:rPr>
          <w:delText xml:space="preserve">b </w:delText>
        </w:r>
        <w:r w:rsidRPr="00065484" w:rsidDel="00F50215">
          <w:delText xml:space="preserve">= -0.46, SE = 0.65, </w:delText>
        </w:r>
        <w:r w:rsidRPr="00065484" w:rsidDel="00F50215">
          <w:rPr>
            <w:i/>
          </w:rPr>
          <w:delText>t</w:delText>
        </w:r>
        <w:r w:rsidRPr="00065484" w:rsidDel="00F50215">
          <w:delText xml:space="preserve"> = 0.71, </w:delText>
        </w:r>
        <w:r w:rsidRPr="00065484" w:rsidDel="00F50215">
          <w:rPr>
            <w:i/>
          </w:rPr>
          <w:delText xml:space="preserve">p </w:delText>
        </w:r>
        <w:r w:rsidRPr="00065484" w:rsidDel="00F50215">
          <w:delText xml:space="preserve">= 0.49,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0.005).</w:delText>
        </w:r>
      </w:del>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724F216E"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del w:id="305" w:author="Ola Ozernov-Palchik" w:date="2023-04-25T12:43:00Z">
        <w:r w:rsidRPr="00065484" w:rsidDel="00700FBD">
          <w:rPr>
            <w:b/>
          </w:rPr>
          <w:delText>2</w:delText>
        </w:r>
      </w:del>
      <w:ins w:id="306" w:author="Ola Ozernov-Palchik" w:date="2023-04-25T12:43:00Z">
        <w:r w:rsidR="00700FBD">
          <w:rPr>
            <w:b/>
          </w:rPr>
          <w:t>3</w:t>
        </w:r>
      </w:ins>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Mean = 0.72, SD</w:t>
      </w:r>
      <w:r w:rsidR="00F57360" w:rsidRPr="00065484">
        <w:rPr>
          <w:vertAlign w:val="subscript"/>
        </w:rPr>
        <w:t xml:space="preserve"> </w:t>
      </w:r>
      <w:r w:rsidR="00BC2A51" w:rsidRPr="00065484">
        <w:rPr>
          <w:vertAlign w:val="subscript"/>
        </w:rPr>
        <w:t xml:space="preserve"> </w:t>
      </w:r>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effects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ins w:id="307" w:author="Qi, Zhenghan" w:date="2023-04-24T11:47:00Z">
        <w:r w:rsidR="0004023D">
          <w:t>.</w:t>
        </w:r>
      </w:ins>
      <w:del w:id="308" w:author="Qi, Zhenghan" w:date="2023-04-24T11:47:00Z">
        <w:r w:rsidRPr="00065484" w:rsidDel="0004023D">
          <w:delText>.7</w:delText>
        </w:r>
      </w:del>
      <w:ins w:id="309" w:author="Qi, Zhenghan" w:date="2023-04-24T11:47:00Z">
        <w:r w:rsidR="0004023D">
          <w:t>38</w:t>
        </w:r>
      </w:ins>
      <w:del w:id="310" w:author="Qi, Zhenghan" w:date="2023-04-24T11:47:00Z">
        <w:r w:rsidRPr="00065484" w:rsidDel="0004023D">
          <w:delText>5</w:delText>
        </w:r>
      </w:del>
      <w:r w:rsidRPr="00065484">
        <w:t xml:space="preserve">, SE = </w:t>
      </w:r>
      <w:ins w:id="311" w:author="Qi, Zhenghan" w:date="2023-04-24T11:47:00Z">
        <w:r w:rsidR="0004023D">
          <w:t>0</w:t>
        </w:r>
      </w:ins>
      <w:del w:id="312" w:author="Qi, Zhenghan" w:date="2023-04-24T11:47:00Z">
        <w:r w:rsidRPr="00065484" w:rsidDel="0004023D">
          <w:delText>1</w:delText>
        </w:r>
      </w:del>
      <w:r w:rsidRPr="00065484">
        <w:t>.</w:t>
      </w:r>
      <w:ins w:id="313" w:author="Qi, Zhenghan" w:date="2023-04-24T11:47:00Z">
        <w:r w:rsidR="0004023D">
          <w:t>83</w:t>
        </w:r>
      </w:ins>
      <w:del w:id="314" w:author="Qi, Zhenghan" w:date="2023-04-24T11:47:00Z">
        <w:r w:rsidRPr="00065484" w:rsidDel="0004023D">
          <w:delText>67</w:delText>
        </w:r>
      </w:del>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28232C0C"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ins w:id="315" w:author="Qi, Zhenghan" w:date="2023-04-23T21:53:00Z">
        <w:r w:rsidR="00255CC3">
          <w:t>To compare t</w:t>
        </w:r>
      </w:ins>
      <w:ins w:id="316" w:author="Qi, Zhenghan" w:date="2023-04-23T21:54:00Z">
        <w:r w:rsidR="00255CC3">
          <w:t>he task demands</w:t>
        </w:r>
      </w:ins>
      <w:ins w:id="317" w:author="Qi, Zhenghan" w:date="2023-04-23T21:55:00Z">
        <w:r w:rsidR="00255CC3">
          <w:t xml:space="preserve"> during familiarization phase</w:t>
        </w:r>
      </w:ins>
      <w:ins w:id="318" w:author="Qi, Zhenghan" w:date="2023-04-23T21:54:00Z">
        <w:r w:rsidR="00255CC3">
          <w:t xml:space="preserve"> across the two SL tasks, we tested the interaction between </w:t>
        </w:r>
        <w:r w:rsidR="00255CC3">
          <w:rPr>
            <w:i/>
            <w:iCs/>
          </w:rPr>
          <w:t xml:space="preserve">task </w:t>
        </w:r>
        <w:r w:rsidR="00255CC3">
          <w:t xml:space="preserve">and </w:t>
        </w:r>
        <w:r w:rsidR="00255CC3">
          <w:rPr>
            <w:i/>
            <w:iCs/>
          </w:rPr>
          <w:t>tria</w:t>
        </w:r>
      </w:ins>
      <w:ins w:id="319" w:author="Qi, Zhenghan" w:date="2023-04-23T21:55:00Z">
        <w:r w:rsidR="00255CC3">
          <w:rPr>
            <w:i/>
            <w:iCs/>
          </w:rPr>
          <w:t xml:space="preserve">l number </w:t>
        </w:r>
        <w:r w:rsidR="00255CC3">
          <w:t xml:space="preserve">within the TYP group. The </w:t>
        </w:r>
      </w:ins>
      <w:ins w:id="320" w:author="Qi, Zhenghan" w:date="2023-04-23T21:56:00Z">
        <w:r w:rsidR="00255CC3">
          <w:t xml:space="preserve">RT changes during the familiarization phase were similar between </w:t>
        </w:r>
      </w:ins>
      <w:ins w:id="321" w:author="Qi, Zhenghan" w:date="2023-04-23T21:55:00Z">
        <w:r w:rsidR="00255CC3">
          <w:t xml:space="preserve">ASL and VSL tasks </w:t>
        </w:r>
      </w:ins>
      <w:ins w:id="322" w:author="Qi, Zhenghan" w:date="2023-04-23T21:57:00Z">
        <w:r w:rsidR="00255CC3" w:rsidRPr="00065484">
          <w:t>(</w:t>
        </w:r>
        <w:r w:rsidR="00255CC3" w:rsidRPr="00065484">
          <w:rPr>
            <w:i/>
          </w:rPr>
          <w:t xml:space="preserve">b </w:t>
        </w:r>
        <w:r w:rsidR="00255CC3" w:rsidRPr="00065484">
          <w:t>= 0.0</w:t>
        </w:r>
      </w:ins>
      <w:ins w:id="323" w:author="Qi, Zhenghan" w:date="2023-04-23T22:00:00Z">
        <w:r w:rsidR="00043FD0">
          <w:t>0</w:t>
        </w:r>
      </w:ins>
      <w:ins w:id="324" w:author="Qi, Zhenghan" w:date="2023-04-23T21:59:00Z">
        <w:r w:rsidR="00043FD0">
          <w:t>06</w:t>
        </w:r>
      </w:ins>
      <w:ins w:id="325" w:author="Qi, Zhenghan" w:date="2023-04-23T21:57:00Z">
        <w:r w:rsidR="00255CC3" w:rsidRPr="00065484">
          <w:t>, SE = 0.0</w:t>
        </w:r>
        <w:r w:rsidR="00255CC3">
          <w:t>04</w:t>
        </w:r>
        <w:r w:rsidR="00255CC3" w:rsidRPr="00065484">
          <w:t xml:space="preserve">, </w:t>
        </w:r>
        <w:r w:rsidR="00255CC3" w:rsidRPr="00065484">
          <w:rPr>
            <w:i/>
          </w:rPr>
          <w:t>t</w:t>
        </w:r>
        <w:r w:rsidR="00255CC3" w:rsidRPr="00065484">
          <w:t xml:space="preserve"> = </w:t>
        </w:r>
      </w:ins>
      <w:ins w:id="326" w:author="Qi, Zhenghan" w:date="2023-04-23T21:58:00Z">
        <w:r w:rsidR="00255CC3">
          <w:t>0.164</w:t>
        </w:r>
      </w:ins>
      <w:ins w:id="327" w:author="Qi, Zhenghan" w:date="2023-04-23T21:57:00Z">
        <w:r w:rsidR="00255CC3" w:rsidRPr="00065484">
          <w:t xml:space="preserve">, </w:t>
        </w:r>
        <w:r w:rsidR="00255CC3" w:rsidRPr="00065484">
          <w:rPr>
            <w:i/>
            <w:iCs/>
          </w:rPr>
          <w:t>p</w:t>
        </w:r>
        <w:r w:rsidR="00255CC3" w:rsidRPr="00065484">
          <w:t xml:space="preserve"> = 0.</w:t>
        </w:r>
      </w:ins>
      <w:ins w:id="328" w:author="Qi, Zhenghan" w:date="2023-04-23T21:58:00Z">
        <w:r w:rsidR="00255CC3">
          <w:t>87</w:t>
        </w:r>
      </w:ins>
      <w:ins w:id="329" w:author="Qi, Zhenghan" w:date="2023-04-23T21:57:00Z">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ins>
      <w:ins w:id="330" w:author="Qi, Zhenghan" w:date="2023-04-23T22:00:00Z">
        <w:r w:rsidR="00043FD0">
          <w:t>.</w:t>
        </w:r>
      </w:ins>
      <w:ins w:id="331" w:author="Qi, Zhenghan" w:date="2023-04-23T21:57:00Z">
        <w:r w:rsidR="00255CC3">
          <w:t xml:space="preserve"> </w:t>
        </w:r>
      </w:ins>
      <w:ins w:id="332" w:author="Qi, Zhenghan" w:date="2023-04-19T16:08:00Z">
        <w:r w:rsidR="00F8577D">
          <w:t xml:space="preserve">To compare </w:t>
        </w:r>
      </w:ins>
      <w:del w:id="333" w:author="Qi, Zhenghan" w:date="2023-04-19T16:08:00Z">
        <w:r w:rsidR="00705A81" w:rsidRPr="00065484" w:rsidDel="00F8577D">
          <w:delText xml:space="preserve">We compared </w:delText>
        </w:r>
      </w:del>
      <w:ins w:id="334" w:author="Qi, Zhenghan" w:date="2023-04-19T16:08:00Z">
        <w:r w:rsidR="00F8577D">
          <w:t xml:space="preserve">the degree of </w:t>
        </w:r>
      </w:ins>
      <w:del w:id="335" w:author="Qi, Zhenghan" w:date="2023-04-19T16:08:00Z">
        <w:r w:rsidR="00705A81" w:rsidRPr="00065484" w:rsidDel="00F8577D">
          <w:delText xml:space="preserve">the </w:delText>
        </w:r>
      </w:del>
      <w:r w:rsidR="000C6DEE" w:rsidRPr="00065484">
        <w:t xml:space="preserve">group differences in </w:t>
      </w:r>
      <w:r w:rsidR="00915C83" w:rsidRPr="00065484">
        <w:t xml:space="preserve">response-time </w:t>
      </w:r>
      <w:r w:rsidR="000C6DEE" w:rsidRPr="00065484">
        <w:t>changes across the two SL tasks</w:t>
      </w:r>
      <w:ins w:id="336" w:author="Qi, Zhenghan" w:date="2023-04-19T16:09:00Z">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w:t>
        </w:r>
      </w:ins>
      <w:ins w:id="337" w:author="Qi, Zhenghan" w:date="2023-04-19T16:10:00Z">
        <w:r w:rsidR="00F8577D">
          <w:t>analys</w:t>
        </w:r>
      </w:ins>
      <w:ins w:id="338" w:author="Qi, Zhenghan" w:date="2023-04-19T16:11:00Z">
        <w:r w:rsidR="00F8577D">
          <w:t>is</w:t>
        </w:r>
      </w:ins>
      <w:ins w:id="339" w:author="Qi, Zhenghan" w:date="2023-04-19T16:10:00Z">
        <w:r w:rsidR="00F8577D">
          <w:t xml:space="preserve"> revealed</w:t>
        </w:r>
      </w:ins>
      <w:ins w:id="340" w:author="Qi, Zhenghan" w:date="2023-04-19T16:11:00Z">
        <w:r w:rsidR="00F8577D">
          <w:t xml:space="preserve"> a marginal three-w</w:t>
        </w:r>
      </w:ins>
      <w:ins w:id="341" w:author="Qi, Zhenghan" w:date="2023-04-19T16:12:00Z">
        <w:r w:rsidR="00F8577D">
          <w:t xml:space="preserve">ay </w:t>
        </w:r>
      </w:ins>
      <w:ins w:id="342" w:author="Qi, Zhenghan" w:date="2023-04-19T16:11:00Z">
        <w:r w:rsidR="00F8577D">
          <w:t>interaction</w:t>
        </w:r>
      </w:ins>
      <w:ins w:id="343" w:author="Qi, Zhenghan" w:date="2023-04-19T16:12:00Z">
        <w:r w:rsidR="00F8577D">
          <w:t xml:space="preserve"> </w:t>
        </w:r>
        <w:r w:rsidR="00F8577D" w:rsidRPr="00065484">
          <w:t>(</w:t>
        </w:r>
        <w:r w:rsidR="00F8577D" w:rsidRPr="00065484">
          <w:rPr>
            <w:i/>
          </w:rPr>
          <w:t xml:space="preserve">b </w:t>
        </w:r>
        <w:r w:rsidR="00F8577D" w:rsidRPr="00065484">
          <w:t>= 0.0</w:t>
        </w:r>
      </w:ins>
      <w:ins w:id="344" w:author="Qi, Zhenghan" w:date="2023-04-23T22:11:00Z">
        <w:r w:rsidR="00DA5B0C">
          <w:t>05</w:t>
        </w:r>
      </w:ins>
      <w:ins w:id="345" w:author="Qi, Zhenghan" w:date="2023-04-19T16:12:00Z">
        <w:r w:rsidR="00F8577D" w:rsidRPr="00065484">
          <w:t>, SE = 0.0</w:t>
        </w:r>
        <w:r w:rsidR="00F8577D">
          <w:t>0</w:t>
        </w:r>
      </w:ins>
      <w:ins w:id="346" w:author="Qi, Zhenghan" w:date="2023-04-23T22:11:00Z">
        <w:r w:rsidR="00DA5B0C">
          <w:t>2</w:t>
        </w:r>
      </w:ins>
      <w:ins w:id="347" w:author="Qi, Zhenghan" w:date="2023-04-19T16:12:00Z">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w:t>
        </w:r>
      </w:ins>
      <w:ins w:id="348" w:author="Qi, Zhenghan" w:date="2023-04-19T16:11:00Z">
        <w:r w:rsidR="00F8577D">
          <w:t>that is,</w:t>
        </w:r>
      </w:ins>
      <w:ins w:id="349" w:author="Qi, Zhenghan" w:date="2023-04-19T16:18:00Z">
        <w:r w:rsidR="00285EDC">
          <w:t xml:space="preserve"> </w:t>
        </w:r>
      </w:ins>
      <w:del w:id="350" w:author="Qi, Zhenghan" w:date="2023-04-19T16:09:00Z">
        <w:r w:rsidR="000C6DEE" w:rsidRPr="00065484" w:rsidDel="00F8577D">
          <w:delText>.</w:delText>
        </w:r>
      </w:del>
      <w:del w:id="351" w:author="Qi, Zhenghan" w:date="2023-04-19T16:11:00Z">
        <w:r w:rsidR="000C6DEE" w:rsidRPr="00065484" w:rsidDel="00F8577D">
          <w:delText xml:space="preserve"> T</w:delText>
        </w:r>
      </w:del>
      <w:del w:id="352" w:author="Qi, Zhenghan" w:date="2023-04-19T16:13:00Z">
        <w:r w:rsidR="000C6DEE" w:rsidRPr="00065484" w:rsidDel="00F8577D">
          <w:delText>he</w:delText>
        </w:r>
      </w:del>
      <w:ins w:id="353" w:author="Qi, Zhenghan" w:date="2023-04-19T16:13:00Z">
        <w:r w:rsidR="00F8577D">
          <w:t xml:space="preserve">the </w:t>
        </w:r>
      </w:ins>
      <w:ins w:id="354" w:author="Qi, Zhenghan" w:date="2023-04-19T16:18:00Z">
        <w:r w:rsidR="00285EDC">
          <w:t>group difference (DD quicker than TYP) in</w:t>
        </w:r>
      </w:ins>
      <w:ins w:id="355" w:author="Qi, Zhenghan" w:date="2023-04-19T16:13:00Z">
        <w:r w:rsidR="00F8577D">
          <w:t xml:space="preserve"> </w:t>
        </w:r>
      </w:ins>
      <w:ins w:id="356" w:author="Qi, Zhenghan" w:date="2023-04-19T16:15:00Z">
        <w:r w:rsidR="00F8577D">
          <w:t xml:space="preserve">real-time </w:t>
        </w:r>
      </w:ins>
      <w:ins w:id="357" w:author="Qi, Zhenghan" w:date="2023-04-19T16:13:00Z">
        <w:r w:rsidR="00F8577D">
          <w:t xml:space="preserve">VSL </w:t>
        </w:r>
      </w:ins>
      <w:ins w:id="358" w:author="Qi, Zhenghan" w:date="2023-04-19T16:15:00Z">
        <w:r w:rsidR="00F8577D">
          <w:t xml:space="preserve">is marginally larger than </w:t>
        </w:r>
      </w:ins>
      <w:ins w:id="359" w:author="Qi, Zhenghan" w:date="2023-04-19T22:07:00Z">
        <w:r w:rsidR="00012DCE">
          <w:t xml:space="preserve">the group difference </w:t>
        </w:r>
      </w:ins>
      <w:ins w:id="360" w:author="Qi, Zhenghan" w:date="2023-04-19T16:15:00Z">
        <w:r w:rsidR="00F8577D">
          <w:t>in real-time ASL.</w:t>
        </w:r>
      </w:ins>
      <w:del w:id="361" w:author="Qi, Zhenghan" w:date="2023-04-19T16:15:00Z">
        <w:r w:rsidR="000C6DEE" w:rsidRPr="00065484" w:rsidDel="00F8577D">
          <w:delText xml:space="preserve"> online learning </w:delText>
        </w:r>
        <w:r w:rsidR="00C6210D" w:rsidRPr="00065484" w:rsidDel="00F8577D">
          <w:delText xml:space="preserve">improvements in </w:delText>
        </w:r>
        <w:r w:rsidR="00915C83" w:rsidRPr="00065484" w:rsidDel="00F8577D">
          <w:delText>response time</w:delText>
        </w:r>
        <w:r w:rsidR="00C6210D" w:rsidRPr="00065484" w:rsidDel="00F8577D">
          <w:delText xml:space="preserve"> </w:delText>
        </w:r>
        <w:r w:rsidR="000C6DEE" w:rsidRPr="00065484" w:rsidDel="00F8577D">
          <w:delText xml:space="preserve">were marginally larger in VSL than in ASL </w:delText>
        </w:r>
      </w:del>
      <w:del w:id="362" w:author="Qi, Zhenghan" w:date="2023-04-19T16:12:00Z">
        <w:r w:rsidR="000C6DEE" w:rsidRPr="00065484" w:rsidDel="00F8577D">
          <w:delText xml:space="preserve">(three-way interaction between </w:delText>
        </w:r>
        <w:r w:rsidR="000C6DEE" w:rsidRPr="00065484" w:rsidDel="00F8577D">
          <w:rPr>
            <w:i/>
            <w:iCs/>
          </w:rPr>
          <w:delText>trial</w:delText>
        </w:r>
        <w:r w:rsidR="00915C83" w:rsidRPr="00065484" w:rsidDel="00F8577D">
          <w:rPr>
            <w:i/>
            <w:iCs/>
          </w:rPr>
          <w:delText xml:space="preserve"> number</w:delText>
        </w:r>
        <w:r w:rsidR="000C6DEE" w:rsidRPr="00065484" w:rsidDel="00F8577D">
          <w:delText xml:space="preserve">, </w:delText>
        </w:r>
        <w:r w:rsidR="000C6DEE" w:rsidRPr="00065484" w:rsidDel="00F8577D">
          <w:rPr>
            <w:i/>
            <w:iCs/>
          </w:rPr>
          <w:delText>task</w:delText>
        </w:r>
        <w:r w:rsidR="000C6DEE" w:rsidRPr="00065484" w:rsidDel="00F8577D">
          <w:delText xml:space="preserve">, and </w:delText>
        </w:r>
        <w:r w:rsidR="000C6DEE" w:rsidRPr="00065484" w:rsidDel="00F8577D">
          <w:rPr>
            <w:i/>
            <w:iCs/>
          </w:rPr>
          <w:delText>group</w:delText>
        </w:r>
        <w:r w:rsidR="000C6DEE" w:rsidRPr="00065484" w:rsidDel="00F8577D">
          <w:delText xml:space="preserve">: </w:delText>
        </w:r>
        <w:r w:rsidR="000C6DEE" w:rsidRPr="00065484" w:rsidDel="00F8577D">
          <w:rPr>
            <w:i/>
          </w:rPr>
          <w:delText xml:space="preserve">b </w:delText>
        </w:r>
        <w:r w:rsidR="000C6DEE" w:rsidRPr="00065484" w:rsidDel="00F8577D">
          <w:delText>= 0.0</w:delText>
        </w:r>
      </w:del>
      <w:del w:id="363" w:author="Qi, Zhenghan" w:date="2023-04-19T13:44:00Z">
        <w:r w:rsidR="000C6DEE" w:rsidRPr="00065484" w:rsidDel="005643C0">
          <w:delText>2</w:delText>
        </w:r>
      </w:del>
      <w:del w:id="364" w:author="Qi, Zhenghan" w:date="2023-04-19T16:12:00Z">
        <w:r w:rsidR="000C6DEE" w:rsidRPr="00065484" w:rsidDel="00F8577D">
          <w:delText>, SE = 0.0</w:delText>
        </w:r>
      </w:del>
      <w:del w:id="365" w:author="Qi, Zhenghan" w:date="2023-04-19T13:44:00Z">
        <w:r w:rsidR="000C6DEE" w:rsidRPr="00065484" w:rsidDel="005643C0">
          <w:delText>1</w:delText>
        </w:r>
      </w:del>
      <w:del w:id="366" w:author="Qi, Zhenghan" w:date="2023-04-19T16:12:00Z">
        <w:r w:rsidR="000C6DEE" w:rsidRPr="00065484" w:rsidDel="00F8577D">
          <w:delText xml:space="preserve">, </w:delText>
        </w:r>
        <w:r w:rsidR="000C6DEE" w:rsidRPr="00065484" w:rsidDel="00F8577D">
          <w:rPr>
            <w:i/>
          </w:rPr>
          <w:delText>t</w:delText>
        </w:r>
        <w:r w:rsidR="000C6DEE" w:rsidRPr="00065484" w:rsidDel="00F8577D">
          <w:delText xml:space="preserve"> = 1.8</w:delText>
        </w:r>
      </w:del>
      <w:del w:id="367" w:author="Qi, Zhenghan" w:date="2023-04-19T13:44:00Z">
        <w:r w:rsidR="000C6DEE" w:rsidRPr="00065484" w:rsidDel="005643C0">
          <w:delText>7</w:delText>
        </w:r>
      </w:del>
      <w:del w:id="368" w:author="Qi, Zhenghan" w:date="2023-04-19T16:12:00Z">
        <w:r w:rsidR="000C6DEE" w:rsidRPr="00065484" w:rsidDel="00F8577D">
          <w:delText xml:space="preserve">, </w:delText>
        </w:r>
        <w:r w:rsidR="000C6DEE" w:rsidRPr="00065484" w:rsidDel="00F8577D">
          <w:rPr>
            <w:i/>
            <w:iCs/>
          </w:rPr>
          <w:delText>p</w:delText>
        </w:r>
        <w:r w:rsidR="000C6DEE" w:rsidRPr="00065484" w:rsidDel="00F8577D">
          <w:delText xml:space="preserve"> = 0.06</w:delText>
        </w:r>
      </w:del>
      <w:del w:id="369" w:author="Qi, Zhenghan" w:date="2023-04-19T13:44:00Z">
        <w:r w:rsidR="000C6DEE" w:rsidRPr="00065484" w:rsidDel="005643C0">
          <w:delText>2</w:delText>
        </w:r>
      </w:del>
      <w:del w:id="370" w:author="Qi, Zhenghan" w:date="2023-04-19T16:12:00Z">
        <w:r w:rsidR="000C6DEE" w:rsidRPr="00065484" w:rsidDel="00F8577D">
          <w:delText xml:space="preserve">, </w:delText>
        </w:r>
        <w:r w:rsidR="000C6DEE" w:rsidRPr="00065484" w:rsidDel="00F8577D">
          <w:rPr>
            <w:rFonts w:ascii="Cambria Math" w:hAnsi="Cambria Math" w:cs="Cambria Math"/>
          </w:rPr>
          <w:delText>𝑅</w:delText>
        </w:r>
        <w:r w:rsidR="000C6DEE" w:rsidRPr="00065484" w:rsidDel="00F8577D">
          <w:rPr>
            <w:vertAlign w:val="superscript"/>
          </w:rPr>
          <w:delText>2</w:delText>
        </w:r>
        <w:r w:rsidR="000C6DEE" w:rsidRPr="00065484" w:rsidDel="00F8577D">
          <w:rPr>
            <w:rFonts w:ascii="Cambria Math" w:hAnsi="Cambria Math" w:cs="Cambria Math"/>
          </w:rPr>
          <w:delText>𝑚</w:delText>
        </w:r>
        <w:r w:rsidR="000C6DEE" w:rsidRPr="00065484" w:rsidDel="00F8577D">
          <w:delText xml:space="preserve"> = 0.002), </w:delText>
        </w:r>
      </w:del>
      <w:del w:id="371" w:author="Qi, Zhenghan" w:date="2023-04-19T16:15:00Z">
        <w:r w:rsidR="00C6210D" w:rsidRPr="00065484" w:rsidDel="00F8577D">
          <w:delText>suggesting</w:delText>
        </w:r>
        <w:r w:rsidR="000C6DEE" w:rsidRPr="00065484" w:rsidDel="00F8577D">
          <w:delText xml:space="preserve"> a specific advantage in VSL in DD.</w:delText>
        </w:r>
      </w:del>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30E8E421"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ins w:id="372" w:author="Qi, Zhenghan" w:date="2023-04-23T22:00:00Z">
        <w:r w:rsidR="00043FD0">
          <w:t>To compare the task demands during the test phase across the two SL tasks, we tested the main effect of tasks</w:t>
        </w:r>
        <w:r w:rsidR="00043FD0">
          <w:rPr>
            <w:i/>
            <w:iCs/>
          </w:rPr>
          <w:t xml:space="preserve"> </w:t>
        </w:r>
        <w:r w:rsidR="00043FD0">
          <w:t xml:space="preserve">within the TYP group. </w:t>
        </w:r>
      </w:ins>
      <w:ins w:id="373" w:author="Qi, Zhenghan" w:date="2023-04-23T22:01:00Z">
        <w:r w:rsidR="00043FD0">
          <w:t>The TYP group performed similarly across</w:t>
        </w:r>
      </w:ins>
      <w:ins w:id="374" w:author="Qi, Zhenghan" w:date="2023-04-23T22:00:00Z">
        <w:r w:rsidR="00043FD0">
          <w:t xml:space="preserve"> ASL and VSL tasks </w:t>
        </w:r>
        <w:r w:rsidR="00043FD0" w:rsidRPr="00065484">
          <w:t>(</w:t>
        </w:r>
        <w:r w:rsidR="00043FD0" w:rsidRPr="00065484">
          <w:rPr>
            <w:i/>
          </w:rPr>
          <w:t xml:space="preserve">b </w:t>
        </w:r>
        <w:r w:rsidR="00043FD0" w:rsidRPr="00065484">
          <w:t xml:space="preserve">= </w:t>
        </w:r>
      </w:ins>
      <w:ins w:id="375" w:author="Qi, Zhenghan" w:date="2023-04-23T22:15:00Z">
        <w:r w:rsidR="00DA5B0C">
          <w:t>-0.18</w:t>
        </w:r>
      </w:ins>
      <w:ins w:id="376" w:author="Qi, Zhenghan" w:date="2023-04-23T22:00:00Z">
        <w:r w:rsidR="00043FD0" w:rsidRPr="00065484">
          <w:t>, SE = 0.</w:t>
        </w:r>
      </w:ins>
      <w:ins w:id="377" w:author="Qi, Zhenghan" w:date="2023-04-23T22:15:00Z">
        <w:r w:rsidR="00DA5B0C">
          <w:t>26</w:t>
        </w:r>
      </w:ins>
      <w:ins w:id="378" w:author="Qi, Zhenghan" w:date="2023-04-23T22:00:00Z">
        <w:r w:rsidR="00043FD0" w:rsidRPr="00065484">
          <w:t xml:space="preserve">, </w:t>
        </w:r>
        <w:r w:rsidR="00043FD0" w:rsidRPr="00065484">
          <w:rPr>
            <w:i/>
          </w:rPr>
          <w:t>t</w:t>
        </w:r>
        <w:r w:rsidR="00043FD0" w:rsidRPr="00065484">
          <w:t xml:space="preserve"> = </w:t>
        </w:r>
      </w:ins>
      <w:ins w:id="379" w:author="Qi, Zhenghan" w:date="2023-04-23T22:15:00Z">
        <w:r w:rsidR="00DA5B0C">
          <w:t>-0.69</w:t>
        </w:r>
      </w:ins>
      <w:ins w:id="380" w:author="Qi, Zhenghan" w:date="2023-04-23T22:00:00Z">
        <w:r w:rsidR="00043FD0" w:rsidRPr="00065484">
          <w:t xml:space="preserve">, </w:t>
        </w:r>
        <w:r w:rsidR="00043FD0" w:rsidRPr="00065484">
          <w:rPr>
            <w:i/>
            <w:iCs/>
          </w:rPr>
          <w:t>p</w:t>
        </w:r>
        <w:r w:rsidR="00043FD0" w:rsidRPr="00065484">
          <w:t xml:space="preserve"> = 0.</w:t>
        </w:r>
      </w:ins>
      <w:ins w:id="381" w:author="Qi, Zhenghan" w:date="2023-04-23T22:15:00Z">
        <w:r w:rsidR="00DA5B0C">
          <w:t>49</w:t>
        </w:r>
      </w:ins>
      <w:ins w:id="382" w:author="Qi, Zhenghan" w:date="2023-04-23T22:00:00Z">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ins>
      <w:ins w:id="383" w:author="Qi, Zhenghan" w:date="2023-04-19T16:17:00Z">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ins>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w:t>
      </w:r>
      <w:del w:id="384" w:author="Qi, Zhenghan" w:date="2023-04-23T22:14:00Z">
        <w:r w:rsidR="00FB245A" w:rsidRPr="00065484" w:rsidDel="00DA5B0C">
          <w:delText xml:space="preserve">TYP &gt; </w:delText>
        </w:r>
      </w:del>
      <w:r w:rsidR="00FB245A" w:rsidRPr="00065484">
        <w:t>DD</w:t>
      </w:r>
      <w:ins w:id="385" w:author="Qi, Zhenghan" w:date="2023-04-23T22:14:00Z">
        <w:r w:rsidR="00DA5B0C">
          <w:t xml:space="preserve"> &lt; TYP</w:t>
        </w:r>
      </w:ins>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ins w:id="386" w:author="Qi, Zhenghan" w:date="2023-04-23T22:14:00Z">
        <w:r w:rsidR="00DA5B0C">
          <w:t>-</w:t>
        </w:r>
      </w:ins>
      <w:del w:id="387" w:author="Qi, Zhenghan" w:date="2023-04-23T22:14:00Z">
        <w:r w:rsidR="00A51670" w:rsidRPr="00065484" w:rsidDel="00DA5B0C">
          <w:delText>3.08</w:delText>
        </w:r>
      </w:del>
      <w:ins w:id="388" w:author="Qi, Zhenghan" w:date="2023-04-23T22:14:00Z">
        <w:r w:rsidR="00DA5B0C">
          <w:t>0.77</w:t>
        </w:r>
      </w:ins>
      <w:r w:rsidR="00A51670" w:rsidRPr="00065484">
        <w:t>, SE = 0.</w:t>
      </w:r>
      <w:ins w:id="389" w:author="Qi, Zhenghan" w:date="2023-04-23T22:14:00Z">
        <w:r w:rsidR="00DA5B0C">
          <w:t>21</w:t>
        </w:r>
      </w:ins>
      <w:del w:id="390" w:author="Qi, Zhenghan" w:date="2023-04-23T22:14:00Z">
        <w:r w:rsidR="00A51670" w:rsidRPr="00065484" w:rsidDel="00DA5B0C">
          <w:delText>86</w:delText>
        </w:r>
      </w:del>
      <w:r w:rsidR="00A51670" w:rsidRPr="00065484">
        <w:t xml:space="preserve">, </w:t>
      </w:r>
      <w:r w:rsidR="00A51670" w:rsidRPr="00065484">
        <w:rPr>
          <w:i/>
        </w:rPr>
        <w:t>t</w:t>
      </w:r>
      <w:r w:rsidR="00A51670" w:rsidRPr="00065484">
        <w:t xml:space="preserve"> = </w:t>
      </w:r>
      <w:ins w:id="391" w:author="Qi, Zhenghan" w:date="2023-04-23T22:15:00Z">
        <w:r w:rsidR="00DA5B0C">
          <w:t>-</w:t>
        </w:r>
      </w:ins>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4"/>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2680E5A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del w:id="392" w:author="Ola Ozernov-Palchik" w:date="2023-04-25T12:43:00Z">
        <w:r w:rsidRPr="00065484" w:rsidDel="00700FBD">
          <w:rPr>
            <w:b/>
          </w:rPr>
          <w:delText>2</w:delText>
        </w:r>
      </w:del>
      <w:ins w:id="393" w:author="Ola Ozernov-Palchik" w:date="2023-04-25T12:43:00Z">
        <w:r w:rsidR="00700FBD">
          <w:rPr>
            <w:b/>
          </w:rPr>
          <w:t>3</w:t>
        </w:r>
      </w:ins>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5E10C8A" w:rsidR="00580074" w:rsidRPr="00065484" w:rsidRDefault="00D568BC">
      <w:pPr>
        <w:spacing w:line="480" w:lineRule="auto"/>
        <w:jc w:val="both"/>
        <w:pPrChange w:id="394" w:author="Ola Ozernov-Palchik" w:date="2023-04-24T13:08:00Z">
          <w:pPr>
            <w:spacing w:line="480" w:lineRule="auto"/>
            <w:ind w:firstLine="720"/>
            <w:jc w:val="both"/>
          </w:pPr>
        </w:pPrChange>
      </w:pPr>
      <w:moveToRangeStart w:id="395" w:author="Qi, Zhenghan" w:date="2023-04-18T23:15:00Z" w:name="move132752141"/>
      <w:moveTo w:id="396" w:author="Qi, Zhenghan" w:date="2023-04-18T23:15:00Z">
        <w:r w:rsidRPr="00065484">
          <w:t xml:space="preserve">To test whether these learning measures represent separate or overlapping skills, we examined </w:t>
        </w:r>
        <w:del w:id="397" w:author="Ola Ozernov-Palchik" w:date="2023-05-01T14:47:00Z">
          <w:r w:rsidRPr="00065484" w:rsidDel="009930B4">
            <w:delText xml:space="preserve">the </w:delText>
          </w:r>
        </w:del>
        <w:r w:rsidRPr="00065484">
          <w:t xml:space="preserve">Pearson pairwise correlations across </w:t>
        </w:r>
        <w:del w:id="398" w:author="Qi, Zhenghan" w:date="2023-04-18T23:15:00Z">
          <w:r w:rsidRPr="00065484" w:rsidDel="00D568BC">
            <w:delText>them</w:delText>
          </w:r>
        </w:del>
      </w:moveTo>
      <w:ins w:id="399" w:author="Qi, Zhenghan" w:date="2023-04-18T23:15:00Z">
        <w:r>
          <w:t>all seven learning measures</w:t>
        </w:r>
      </w:ins>
      <w:moveTo w:id="400" w:author="Qi, Zhenghan" w:date="2023-04-18T23:15:00Z">
        <w:r w:rsidRPr="00065484">
          <w:t xml:space="preserve">. </w:t>
        </w:r>
      </w:moveTo>
      <w:moveToRangeEnd w:id="395"/>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moveToRangeStart w:id="401" w:author="Qi, Zhenghan" w:date="2023-04-18T23:13:00Z" w:name="move132752003"/>
      <w:moveTo w:id="402" w:author="Qi, Zhenghan" w:date="2023-04-18T23:13:00Z">
        <w:del w:id="403" w:author="Qi, Zhenghan" w:date="2023-04-19T22:46:00Z">
          <w:r w:rsidR="00B50F1D" w:rsidRPr="00065484" w:rsidDel="00E430AD">
            <w:delText xml:space="preserve">Eight participants (2 in the DD group and 6 in the TYP group) </w:delText>
          </w:r>
        </w:del>
        <w:del w:id="404" w:author="Qi, Zhenghan" w:date="2023-04-19T22:48:00Z">
          <w:r w:rsidR="00B50F1D" w:rsidRPr="00065484" w:rsidDel="00E430AD">
            <w:delText>w</w:delText>
          </w:r>
        </w:del>
        <w:del w:id="405" w:author="Qi, Zhenghan" w:date="2023-04-19T22:46:00Z">
          <w:r w:rsidR="00B50F1D" w:rsidRPr="00065484" w:rsidDel="00E430AD">
            <w:delText>ere</w:delText>
          </w:r>
        </w:del>
        <w:del w:id="406" w:author="Qi, Zhenghan" w:date="2023-04-19T22:48:00Z">
          <w:r w:rsidR="00B50F1D" w:rsidRPr="00065484" w:rsidDel="00E430AD">
            <w:delText xml:space="preserve"> removed from </w:delText>
          </w:r>
        </w:del>
        <w:del w:id="407" w:author="Qi, Zhenghan" w:date="2023-04-19T13:21:00Z">
          <w:r w:rsidR="00B50F1D" w:rsidRPr="00065484" w:rsidDel="009B6FFD">
            <w:delText>the analyses</w:delText>
          </w:r>
        </w:del>
        <w:del w:id="408" w:author="Qi, Zhenghan" w:date="2023-04-19T22:48:00Z">
          <w:r w:rsidR="00B50F1D" w:rsidRPr="00065484" w:rsidDel="00E430AD">
            <w:delText xml:space="preserve"> for </w:delText>
          </w:r>
        </w:del>
        <w:del w:id="409" w:author="Qi, Zhenghan" w:date="2023-04-19T22:46:00Z">
          <w:r w:rsidR="00B50F1D" w:rsidRPr="00065484" w:rsidDel="00E430AD">
            <w:delText>having</w:delText>
          </w:r>
        </w:del>
        <w:del w:id="410" w:author="Qi, Zhenghan" w:date="2023-04-19T22:47:00Z">
          <w:r w:rsidR="00B50F1D" w:rsidRPr="00065484" w:rsidDel="00E430AD">
            <w:delText xml:space="preserve"> </w:delText>
          </w:r>
        </w:del>
        <w:del w:id="411" w:author="Qi, Zhenghan" w:date="2023-04-19T22:46:00Z">
          <w:r w:rsidR="00B50F1D" w:rsidRPr="00065484" w:rsidDel="00E430AD">
            <w:delText>fewer than 12 (25%) valid responses across 48 target presentations</w:delText>
          </w:r>
        </w:del>
        <w:del w:id="412" w:author="Qi, Zhenghan" w:date="2023-04-19T22:48:00Z">
          <w:r w:rsidR="00B50F1D" w:rsidRPr="00065484" w:rsidDel="00E430AD">
            <w:delText xml:space="preserve">. </w:delText>
          </w:r>
        </w:del>
      </w:moveTo>
      <w:moveFromRangeStart w:id="413" w:author="Qi, Zhenghan" w:date="2023-04-18T23:15:00Z" w:name="move132752141"/>
      <w:moveToRangeEnd w:id="401"/>
      <w:moveFrom w:id="414" w:author="Qi, Zhenghan" w:date="2023-04-18T23:15:00Z">
        <w:r w:rsidR="00593CF7" w:rsidRPr="00065484" w:rsidDel="00D568BC">
          <w:t xml:space="preserve">To test whether </w:t>
        </w:r>
        <w:r w:rsidR="00915C83" w:rsidRPr="00065484" w:rsidDel="00D568BC">
          <w:t xml:space="preserve">these </w:t>
        </w:r>
        <w:r w:rsidR="00593CF7" w:rsidRPr="00065484" w:rsidDel="00D568BC">
          <w:t xml:space="preserve">learning measures represent separate or overlapping skills, we examined the </w:t>
        </w:r>
        <w:r w:rsidR="00CE5AD8" w:rsidRPr="00065484" w:rsidDel="00D568BC">
          <w:t>Pearson pairwise correlation</w:t>
        </w:r>
        <w:r w:rsidR="00593CF7" w:rsidRPr="00065484" w:rsidDel="00D568BC">
          <w:t xml:space="preserve">s across </w:t>
        </w:r>
        <w:r w:rsidR="00915C83" w:rsidRPr="00065484" w:rsidDel="00D568BC">
          <w:t>them</w:t>
        </w:r>
        <w:r w:rsidR="00593CF7" w:rsidRPr="00065484" w:rsidDel="00D568BC">
          <w:t xml:space="preserve">. </w:t>
        </w:r>
      </w:moveFrom>
      <w:moveFromRangeEnd w:id="413"/>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ins w:id="415" w:author="Ola Ozernov-Palchik" w:date="2023-05-01T14:48:00Z">
        <w:r w:rsidR="009930B4">
          <w:t>MT errors and time slopes (</w:t>
        </w:r>
      </w:ins>
      <w:r w:rsidR="00FA39A3">
        <w:t>r = 0.54, p &lt; 0.001, BF</w:t>
      </w:r>
      <w:r w:rsidR="00FA39A3">
        <w:rPr>
          <w:vertAlign w:val="subscript"/>
        </w:rPr>
        <w:t xml:space="preserve">10 </w:t>
      </w:r>
      <w:r w:rsidR="00FA39A3">
        <w:t>= 534.11</w:t>
      </w:r>
      <w:ins w:id="416" w:author="Ola Ozernov-Palchik" w:date="2023-05-01T14:48:00Z">
        <w:r w:rsidR="009930B4">
          <w:t>)</w:t>
        </w:r>
      </w:ins>
      <w:r w:rsidR="00AE1F22">
        <w:t xml:space="preserve"> </w:t>
      </w:r>
      <w:ins w:id="417" w:author="Ola Ozernov-Palchik" w:date="2023-05-01T14:48:00Z">
        <w:r w:rsidR="009930B4">
          <w:t xml:space="preserve">and between </w:t>
        </w:r>
      </w:ins>
      <w:del w:id="418" w:author="Qi, Zhenghan" w:date="2023-04-29T21:27:00Z">
        <w:r w:rsidR="00507CFF" w:rsidRPr="00065484" w:rsidDel="00ED0FC4">
          <w:delText>MT accuracy and response time and</w:delText>
        </w:r>
        <w:r w:rsidR="00D622D6" w:rsidRPr="00065484" w:rsidDel="00ED0FC4">
          <w:delText xml:space="preserve"> between</w:delText>
        </w:r>
        <w:r w:rsidR="00507CFF" w:rsidRPr="00065484" w:rsidDel="00ED0FC4">
          <w:delText xml:space="preserve"> </w:delText>
        </w:r>
      </w:del>
      <w:r w:rsidR="00746AB0" w:rsidRPr="00065484">
        <w:t>V</w:t>
      </w:r>
      <w:r w:rsidR="00A30CF8" w:rsidRPr="00065484">
        <w:t>S</w:t>
      </w:r>
      <w:r w:rsidR="0040152A" w:rsidRPr="00065484">
        <w:t>L</w:t>
      </w:r>
      <w:r w:rsidR="00746AB0" w:rsidRPr="00065484">
        <w:t xml:space="preserve"> </w:t>
      </w:r>
      <w:r w:rsidR="00D622D6" w:rsidRPr="00065484">
        <w:t>accuracy and response time</w:t>
      </w:r>
      <w:ins w:id="419" w:author="Ola Ozernov-Palchik" w:date="2023-05-01T14:49:00Z">
        <w:r w:rsidR="009930B4">
          <w:t xml:space="preserve"> (</w:t>
        </w:r>
      </w:ins>
      <w:r w:rsidR="00FA39A3">
        <w:t>r = -0.35, p = 0.03, BF</w:t>
      </w:r>
      <w:r w:rsidR="00FA39A3">
        <w:rPr>
          <w:vertAlign w:val="subscript"/>
        </w:rPr>
        <w:t xml:space="preserve">10 </w:t>
      </w:r>
      <w:r w:rsidR="00FA39A3">
        <w:t>= 2.14</w:t>
      </w:r>
      <w:ins w:id="420" w:author="Ola Ozernov-Palchik" w:date="2023-05-01T14:49:00Z">
        <w:r w:rsidR="009930B4">
          <w:t>)</w:t>
        </w:r>
      </w:ins>
      <w:r w:rsidR="00D622D6" w:rsidRPr="00065484">
        <w:t xml:space="preserve">. </w:t>
      </w:r>
      <w:del w:id="421" w:author="Qi, Zhenghan" w:date="2023-04-29T21:27:00Z">
        <w:r w:rsidR="00A83508" w:rsidRPr="00065484" w:rsidDel="00ED0FC4">
          <w:delText xml:space="preserve">The former correlation represents a tradeoff between accuracy and response time. </w:delText>
        </w:r>
      </w:del>
      <w:r w:rsidR="00A83508" w:rsidRPr="00065484">
        <w:t xml:space="preserve">The </w:t>
      </w:r>
      <w:del w:id="422" w:author="Qi, Zhenghan" w:date="2023-04-29T21:27:00Z">
        <w:r w:rsidR="00A83508" w:rsidRPr="00065484" w:rsidDel="00ED0FC4">
          <w:delText xml:space="preserve">latter </w:delText>
        </w:r>
      </w:del>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23" w:author="Ola Ozernov-Palchik" w:date="2023-04-25T09:58:00Z"/>
          <w:b/>
          <w:bCs/>
        </w:rPr>
        <w:sectPr w:rsidR="00985E79">
          <w:footerReference w:type="even" r:id="rId15"/>
          <w:footerReference w:type="default" r:id="rId16"/>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1914" w:type="dxa"/>
        <w:tblCellMar>
          <w:top w:w="15" w:type="dxa"/>
          <w:left w:w="15" w:type="dxa"/>
          <w:bottom w:w="15" w:type="dxa"/>
          <w:right w:w="15" w:type="dxa"/>
        </w:tblCellMar>
        <w:tblLook w:val="04A0" w:firstRow="1" w:lastRow="0" w:firstColumn="1" w:lastColumn="0" w:noHBand="0" w:noVBand="1"/>
      </w:tblPr>
      <w:tblGrid>
        <w:gridCol w:w="3043"/>
        <w:gridCol w:w="1451"/>
        <w:gridCol w:w="1416"/>
        <w:gridCol w:w="1451"/>
        <w:gridCol w:w="1498"/>
        <w:gridCol w:w="1557"/>
        <w:gridCol w:w="1498"/>
      </w:tblGrid>
      <w:tr w:rsidR="0092058F" w:rsidRPr="00065484" w14:paraId="51A9C6FB" w14:textId="77777777" w:rsidTr="0092058F">
        <w:trPr>
          <w:trHeight w:val="141"/>
        </w:trPr>
        <w:tc>
          <w:tcPr>
            <w:tcW w:w="3043"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45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416"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45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49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55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49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92058F">
        <w:trPr>
          <w:trHeight w:val="141"/>
        </w:trPr>
        <w:tc>
          <w:tcPr>
            <w:tcW w:w="3043"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451"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16"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51"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92058F">
        <w:trPr>
          <w:trHeight w:val="159"/>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92058F">
        <w:trPr>
          <w:trHeight w:val="233"/>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0" w:author="Ola Ozernov-Palchik" w:date="2023-05-01T14:49:00Z"/>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1" w:author="Ola Ozernov-Palchik" w:date="2023-05-01T14:49:00Z"/>
          <w:b/>
          <w:bCs/>
        </w:rPr>
      </w:pPr>
    </w:p>
    <w:p w14:paraId="6BF05772" w14:textId="493BAA08" w:rsidR="009930B4" w:rsidRPr="00065484" w:rsidDel="001873F3"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432" w:author="Ola Ozernov-Palchik" w:date="2023-05-03T14:57:00Z"/>
          <w:b/>
          <w:bCs/>
        </w:rPr>
      </w:pPr>
    </w:p>
    <w:p w14:paraId="7867C62F" w14:textId="3E3639C5"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3" w:author="Ola Ozernov-Palchik" w:date="2023-04-27T10:12:00Z"/>
        </w:rPr>
      </w:pPr>
      <w:ins w:id="434" w:author="Ola Ozernov-Palchik" w:date="2023-05-01T14:32:00Z">
        <w:r>
          <w:t>To examine the relationship between task learning</w:t>
        </w:r>
      </w:ins>
      <w:ins w:id="435" w:author="Ola Ozernov-Palchik" w:date="2023-05-01T14:33:00Z">
        <w:r>
          <w:t xml:space="preserve"> performance</w:t>
        </w:r>
      </w:ins>
      <w:ins w:id="436" w:author="Ola Ozernov-Palchik" w:date="2023-05-01T14:32:00Z">
        <w:r>
          <w:t xml:space="preserve"> and individual reading </w:t>
        </w:r>
      </w:ins>
      <w:ins w:id="437" w:author="Ola Ozernov-Palchik" w:date="2023-05-01T14:34:00Z">
        <w:r>
          <w:t>abilities, we assessed Pearson correlations between all seven learning measures and word reading and phonological</w:t>
        </w:r>
      </w:ins>
      <w:ins w:id="438" w:author="Ola Ozernov-Palchik" w:date="2023-05-01T14:35:00Z">
        <w:r>
          <w:t xml:space="preserve"> awareness</w:t>
        </w:r>
        <w:r w:rsidR="00F60EDC">
          <w:t xml:space="preserve"> across the entire sampl</w:t>
        </w:r>
      </w:ins>
      <w:ins w:id="439" w:author="Ola Ozernov-Palchik" w:date="2023-05-01T14:36:00Z">
        <w:r w:rsidR="00F60EDC">
          <w:t>e, and within each group.</w:t>
        </w:r>
      </w:ins>
      <w:ins w:id="440" w:author="Ola Ozernov-Palchik" w:date="2023-05-01T14:32:00Z">
        <w:r>
          <w:t xml:space="preserve"> </w:t>
        </w:r>
      </w:ins>
      <w:ins w:id="441" w:author="Ola Ozernov-Palchik" w:date="2023-05-03T14:25:00Z">
        <w:r w:rsidR="00F14FF1">
          <w:t xml:space="preserve">Better decoding skills were associated with </w:t>
        </w:r>
      </w:ins>
      <w:ins w:id="442" w:author="Ola Ozernov-Palchik" w:date="2023-05-03T14:26:00Z">
        <w:r w:rsidR="00F14FF1">
          <w:t>faster learning on the RP task (</w:t>
        </w:r>
      </w:ins>
      <w:ins w:id="443" w:author="Ola Ozernov-Palchik" w:date="2023-05-03T14:57:00Z">
        <w:r w:rsidR="001873F3" w:rsidRPr="00065484">
          <w:rPr>
            <w:b/>
            <w:bCs/>
          </w:rPr>
          <w:t xml:space="preserve">Figure </w:t>
        </w:r>
        <w:r w:rsidR="001873F3">
          <w:rPr>
            <w:b/>
            <w:bCs/>
          </w:rPr>
          <w:t>S1;</w:t>
        </w:r>
        <w:r w:rsidR="001873F3">
          <w:t xml:space="preserve"> </w:t>
        </w:r>
      </w:ins>
      <w:ins w:id="444" w:author="Ola Ozernov-Palchik" w:date="2023-05-03T14:27:00Z">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ins>
      <w:r w:rsidR="00FA39A3">
        <w:rPr>
          <w:vertAlign w:val="subscript"/>
        </w:rPr>
        <w:t>10</w:t>
      </w:r>
      <w:ins w:id="445" w:author="Ola Ozernov-Palchik" w:date="2023-05-03T14:27:00Z">
        <w:r w:rsidR="00F14FF1" w:rsidRPr="00065484">
          <w:t xml:space="preserve"> = </w:t>
        </w:r>
        <w:r w:rsidR="00F14FF1">
          <w:t>265.70).</w:t>
        </w:r>
      </w:ins>
      <w:ins w:id="446" w:author="Ola Ozernov-Palchik" w:date="2023-05-03T14:26:00Z">
        <w:r w:rsidR="00F14FF1">
          <w:t xml:space="preserve"> </w:t>
        </w:r>
      </w:ins>
      <w:del w:id="447" w:author="Ola Ozernov-Palchik" w:date="2023-04-24T13:09:00Z">
        <w:r w:rsidR="00183A7A" w:rsidRPr="00065484" w:rsidDel="00B01CDE">
          <w:tab/>
        </w:r>
      </w:del>
      <w:moveFromRangeStart w:id="448" w:author="Ola Ozernov-Palchik" w:date="2023-05-01T14:27:00Z" w:name="move133843687"/>
      <w:moveFrom w:id="449" w:author="Ola Ozernov-Palchik" w:date="2023-05-01T14:27:00Z">
        <w:r w:rsidR="00E473F0" w:rsidRPr="00065484" w:rsidDel="007B40AE">
          <w:t>To examine the relationship</w:t>
        </w:r>
        <w:r w:rsidR="00183A7A" w:rsidRPr="00065484" w:rsidDel="007B40AE">
          <w:t>s</w:t>
        </w:r>
        <w:r w:rsidR="00E473F0" w:rsidRPr="00065484" w:rsidDel="007B40AE">
          <w:t xml:space="preserve"> between learning performance and individuals’ reading abilities</w:t>
        </w:r>
        <w:r w:rsidR="00183A7A" w:rsidRPr="00065484" w:rsidDel="007B40AE">
          <w:t>,</w:t>
        </w:r>
        <w:r w:rsidR="00E473F0" w:rsidRPr="00065484" w:rsidDel="007B40AE">
          <w:t xml:space="preserve"> w</w:t>
        </w:r>
        <w:r w:rsidR="004B7B07" w:rsidRPr="00065484" w:rsidDel="007B40AE">
          <w:t xml:space="preserve">e assessed the Pearson correlations between all seven learning measures and the average of Word ID and Word </w:t>
        </w:r>
        <w:r w:rsidR="00E473F0" w:rsidRPr="00065484" w:rsidDel="007B40AE">
          <w:t>A</w:t>
        </w:r>
        <w:r w:rsidR="004B7B07" w:rsidRPr="00065484" w:rsidDel="007B40AE">
          <w:t>ttack</w:t>
        </w:r>
        <w:r w:rsidR="00E473F0" w:rsidRPr="00065484" w:rsidDel="007B40AE">
          <w:t xml:space="preserve"> from</w:t>
        </w:r>
        <w:r w:rsidR="00D337DE" w:rsidRPr="00065484" w:rsidDel="007B40AE">
          <w:t xml:space="preserve"> the</w:t>
        </w:r>
        <w:r w:rsidR="00E473F0" w:rsidRPr="00065484" w:rsidDel="007B40AE">
          <w:t xml:space="preserve"> WRMT-R</w:t>
        </w:r>
        <w:r w:rsidR="00D337DE" w:rsidRPr="00065484" w:rsidDel="007B40AE">
          <w:t>/NU</w:t>
        </w:r>
        <w:r w:rsidR="00E473F0" w:rsidRPr="00065484" w:rsidDel="007B40AE">
          <w:t xml:space="preserve"> </w:t>
        </w:r>
        <w:ins w:id="450" w:author="Qi, Zhenghan" w:date="2023-04-19T23:24:00Z">
          <w:r w:rsidR="00A40C9F" w:rsidDel="007B40AE">
            <w:t>acros</w:t>
          </w:r>
        </w:ins>
        <w:ins w:id="451" w:author="Qi, Zhenghan" w:date="2023-04-19T23:25:00Z">
          <w:r w:rsidR="00A40C9F" w:rsidDel="007B40AE">
            <w:t xml:space="preserve">s the whole sample and within each group </w:t>
          </w:r>
        </w:ins>
        <w:r w:rsidR="00E473F0" w:rsidRPr="00065484" w:rsidDel="007B40AE">
          <w:t>(</w:t>
        </w:r>
        <w:r w:rsidR="00E473F0" w:rsidRPr="00065484" w:rsidDel="007B40AE">
          <w:rPr>
            <w:b/>
            <w:bCs/>
          </w:rPr>
          <w:t>Table 3</w:t>
        </w:r>
        <w:r w:rsidR="00E473F0" w:rsidRPr="00065484" w:rsidDel="007B40AE">
          <w:t xml:space="preserve">). </w:t>
        </w:r>
        <w:ins w:id="452" w:author="Qi, Zhenghan" w:date="2023-04-19T16:32:00Z">
          <w:r w:rsidR="00DD08CC" w:rsidDel="007B40AE">
            <w:t>We hypothesized that greater learning performance (</w:t>
          </w:r>
        </w:ins>
        <w:ins w:id="453" w:author="Qi, Zhenghan" w:date="2023-04-29T21:30:00Z">
          <w:r w:rsidR="0060242D" w:rsidDel="007B40AE">
            <w:t>greate</w:t>
          </w:r>
        </w:ins>
        <w:ins w:id="454" w:author="Qi, Zhenghan" w:date="2023-04-29T21:31:00Z">
          <w:r w:rsidR="0060242D" w:rsidDel="007B40AE">
            <w:t xml:space="preserve">r proportion on rotary, less time and fewer errors on the mirror tracing task, </w:t>
          </w:r>
        </w:ins>
        <w:ins w:id="455" w:author="Qi, Zhenghan" w:date="2023-04-19T16:32:00Z">
          <w:r w:rsidR="00DD08CC" w:rsidDel="007B40AE">
            <w:t xml:space="preserve">more negative </w:t>
          </w:r>
        </w:ins>
        <w:ins w:id="456" w:author="Qi, Zhenghan" w:date="2023-04-29T21:30:00Z">
          <w:r w:rsidR="0060242D" w:rsidDel="007B40AE">
            <w:t xml:space="preserve">RT </w:t>
          </w:r>
        </w:ins>
        <w:ins w:id="457" w:author="Qi, Zhenghan" w:date="2023-04-19T16:32:00Z">
          <w:r w:rsidR="00DD08CC" w:rsidDel="007B40AE">
            <w:t>slope</w:t>
          </w:r>
        </w:ins>
        <w:ins w:id="458" w:author="Qi, Zhenghan" w:date="2023-04-29T21:31:00Z">
          <w:r w:rsidR="0060242D" w:rsidDel="007B40AE">
            <w:t xml:space="preserve"> during SL,</w:t>
          </w:r>
        </w:ins>
        <w:ins w:id="459" w:author="Qi, Zhenghan" w:date="2023-04-19T16:32:00Z">
          <w:r w:rsidR="00DD08CC" w:rsidDel="007B40AE">
            <w:t xml:space="preserve"> and higher SL test accuracy) </w:t>
          </w:r>
        </w:ins>
        <w:ins w:id="460" w:author="Qi, Zhenghan" w:date="2023-04-19T16:34:00Z">
          <w:r w:rsidR="00DD08CC" w:rsidDel="007B40AE">
            <w:t>would</w:t>
          </w:r>
        </w:ins>
        <w:ins w:id="461" w:author="Qi, Zhenghan" w:date="2023-04-19T16:32:00Z">
          <w:r w:rsidR="00DD08CC" w:rsidDel="007B40AE">
            <w:t xml:space="preserve"> be associated with</w:t>
          </w:r>
        </w:ins>
        <w:ins w:id="462" w:author="Qi, Zhenghan" w:date="2023-04-19T16:33:00Z">
          <w:r w:rsidR="00DD08CC" w:rsidDel="007B40AE">
            <w:t xml:space="preserve"> better reading and phonological skills. </w:t>
          </w:r>
        </w:ins>
        <w:r w:rsidR="00917245" w:rsidRPr="00065484" w:rsidDel="007B40AE">
          <w:t xml:space="preserve">We chose the untimed decoding skills because three out of seven learning measures involve response time and may inflate the correlations. </w:t>
        </w:r>
      </w:moveFrom>
      <w:moveFromRangeEnd w:id="448"/>
      <w:r w:rsidR="00D337DE" w:rsidRPr="00065484">
        <w:t xml:space="preserve">Better </w:t>
      </w:r>
      <w:r w:rsidR="00E473F0" w:rsidRPr="00065484">
        <w:t>decoding skills w</w:t>
      </w:r>
      <w:r w:rsidR="00C6210D" w:rsidRPr="00065484">
        <w:t>ere</w:t>
      </w:r>
      <w:ins w:id="463" w:author="Ola Ozernov-Palchik" w:date="2023-05-03T14:57:00Z">
        <w:r w:rsidR="001873F3">
          <w:t xml:space="preserve"> also</w:t>
        </w:r>
      </w:ins>
      <w:r w:rsidR="00E473F0" w:rsidRPr="00065484">
        <w:t xml:space="preserve"> significantly associated with greater ASL accuracy (</w:t>
      </w:r>
      <w:r w:rsidR="00C7354E" w:rsidRPr="00065484">
        <w:rPr>
          <w:b/>
          <w:bCs/>
        </w:rPr>
        <w:t>Figure 3A</w:t>
      </w:r>
      <w:r w:rsidR="00C7354E" w:rsidRPr="00065484">
        <w:t>;</w:t>
      </w:r>
      <w:ins w:id="464" w:author="Ola Ozernov-Palchik" w:date="2023-05-03T13:39:00Z">
        <w:r w:rsidR="0025489E">
          <w:t xml:space="preserve"> r =</w:t>
        </w:r>
      </w:ins>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del w:id="465" w:author="Qi, Zhenghan" w:date="2023-04-29T22:14:00Z">
        <w:r w:rsidR="00F96F5B" w:rsidRPr="00065484" w:rsidDel="00145088">
          <w:delText>24.7</w:delText>
        </w:r>
      </w:del>
      <w:ins w:id="466" w:author="Qi, Zhenghan" w:date="2023-04-29T22:14:00Z">
        <w:r w:rsidR="00145088">
          <w:t>42.70</w:t>
        </w:r>
      </w:ins>
      <w:del w:id="467" w:author="Qi, Zhenghan" w:date="2023-04-23T15:48:00Z">
        <w:r w:rsidR="00F96F5B" w:rsidRPr="00065484" w:rsidDel="002A2A52">
          <w:delText>06</w:delText>
        </w:r>
      </w:del>
      <w:r w:rsidR="00E473F0" w:rsidRPr="00065484">
        <w:t>), but not with VSL accuracy (</w:t>
      </w:r>
      <w:ins w:id="468" w:author="Ola Ozernov-Palchik" w:date="2023-05-03T13:39:00Z">
        <w:r w:rsidR="0025489E">
          <w:t xml:space="preserve">r = </w:t>
        </w:r>
      </w:ins>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ins w:id="469" w:author="Qi, Zhenghan" w:date="2023-04-29T22:14:00Z">
        <w:r w:rsidR="00145088">
          <w:t>13</w:t>
        </w:r>
      </w:ins>
      <w:del w:id="470" w:author="Qi, Zhenghan" w:date="2023-04-29T22:14:00Z">
        <w:r w:rsidR="00F96F5B" w:rsidRPr="00065484" w:rsidDel="00145088">
          <w:delText>45</w:delText>
        </w:r>
      </w:del>
      <w:del w:id="471" w:author="Qi, Zhenghan" w:date="2023-04-23T15:48:00Z">
        <w:r w:rsidR="00F96F5B" w:rsidRPr="00065484" w:rsidDel="002A2A52">
          <w:delText>2</w:delText>
        </w:r>
      </w:del>
      <w:r w:rsidR="00E473F0" w:rsidRPr="00065484">
        <w:t>)</w:t>
      </w:r>
      <w:ins w:id="472" w:author="Qi, Zhenghan" w:date="2023-04-24T10:39:00Z">
        <w:r w:rsidR="00884528">
          <w:t xml:space="preserve">, with the </w:t>
        </w:r>
        <w:del w:id="473" w:author="Ola Ozernov-Palchik" w:date="2023-04-24T13:10:00Z">
          <w:r w:rsidR="00884528" w:rsidDel="00B01CDE">
            <w:delText>former</w:delText>
          </w:r>
        </w:del>
      </w:ins>
      <w:ins w:id="474" w:author="Ola Ozernov-Palchik" w:date="2023-04-24T13:10:00Z">
        <w:r w:rsidR="00B01CDE">
          <w:t>ASL</w:t>
        </w:r>
      </w:ins>
      <w:ins w:id="475" w:author="Qi, Zhenghan" w:date="2023-04-24T10:39:00Z">
        <w:r w:rsidR="00884528">
          <w:t xml:space="preserve"> </w:t>
        </w:r>
      </w:ins>
      <w:del w:id="476" w:author="Qi, Zhenghan" w:date="2023-04-24T10:39:00Z">
        <w:r w:rsidR="00E473F0" w:rsidRPr="00065484" w:rsidDel="00884528">
          <w:delText xml:space="preserve">. </w:delText>
        </w:r>
      </w:del>
      <w:ins w:id="477" w:author="Qi, Zhenghan" w:date="2023-04-23T22:48:00Z">
        <w:r w:rsidR="00BC7078">
          <w:t>correlation</w:t>
        </w:r>
      </w:ins>
      <w:ins w:id="478" w:author="Qi, Zhenghan" w:date="2023-04-24T10:39:00Z">
        <w:r w:rsidR="00884528">
          <w:t xml:space="preserve"> significantly stronger than the </w:t>
        </w:r>
        <w:del w:id="479" w:author="Ola Ozernov-Palchik" w:date="2023-04-24T13:10:00Z">
          <w:r w:rsidR="00884528" w:rsidDel="00B01CDE">
            <w:delText>latter</w:delText>
          </w:r>
        </w:del>
      </w:ins>
      <w:ins w:id="480" w:author="Ola Ozernov-Palchik" w:date="2023-04-24T13:10:00Z">
        <w:r w:rsidR="00B01CDE">
          <w:t>VSL correlation</w:t>
        </w:r>
      </w:ins>
      <w:ins w:id="481" w:author="Qi, Zhenghan" w:date="2023-04-23T22:48:00Z">
        <w:r w:rsidR="00BC7078">
          <w:t xml:space="preserve"> </w:t>
        </w:r>
      </w:ins>
      <w:ins w:id="482" w:author="Qi, Zhenghan" w:date="2023-04-23T22:49:00Z">
        <w:r w:rsidR="00BC7078">
          <w:t>(</w:t>
        </w:r>
      </w:ins>
      <w:ins w:id="483" w:author="Qi, Zhenghan" w:date="2023-04-24T10:38:00Z">
        <w:r w:rsidR="00884528">
          <w:t>Diedenhofen &amp; Musch, 2015</w:t>
        </w:r>
      </w:ins>
      <w:ins w:id="484" w:author="Qi, Zhenghan" w:date="2023-04-23T22:51:00Z">
        <w:r w:rsidR="00BC7078">
          <w:t xml:space="preserve">; </w:t>
        </w:r>
      </w:ins>
      <w:ins w:id="485" w:author="Qi, Zhenghan" w:date="2023-04-23T22:49:00Z">
        <w:r w:rsidR="00BC7078">
          <w:rPr>
            <w:i/>
            <w:iCs/>
          </w:rPr>
          <w:t xml:space="preserve">z </w:t>
        </w:r>
        <w:r w:rsidR="00BC7078">
          <w:t xml:space="preserve">= 2.69, </w:t>
        </w:r>
        <w:r w:rsidR="00BC7078">
          <w:rPr>
            <w:i/>
            <w:iCs/>
          </w:rPr>
          <w:t xml:space="preserve">p </w:t>
        </w:r>
        <w:r w:rsidR="00BC7078">
          <w:t xml:space="preserve">= 0.007). </w:t>
        </w:r>
      </w:ins>
      <w:ins w:id="486" w:author="Ola Ozernov-Palchik" w:date="2023-04-27T10:12:00Z">
        <w:r w:rsidR="00323897" w:rsidRPr="00323897">
          <w:rPr>
            <w:lang w:val="en"/>
            <w:rPrChange w:id="487" w:author="Ola Ozernov-Palchik" w:date="2023-04-27T10:13:00Z">
              <w:rPr/>
            </w:rPrChange>
          </w:rPr>
          <w:t>Importantly, the ASL-decoding relationship was similarly strong within the DD group alone (0.50, one-tailed p = 0.03, BF</w:t>
        </w:r>
      </w:ins>
      <w:r w:rsidR="00F525E2">
        <w:rPr>
          <w:vertAlign w:val="subscript"/>
          <w:lang w:val="en"/>
        </w:rPr>
        <w:t>10</w:t>
      </w:r>
      <w:ins w:id="488" w:author="Ola Ozernov-Palchik" w:date="2023-04-27T10:12:00Z">
        <w:r w:rsidR="00323897" w:rsidRPr="00323897">
          <w:rPr>
            <w:lang w:val="en"/>
            <w:rPrChange w:id="489" w:author="Ola Ozernov-Palchik" w:date="2023-04-27T10:13:00Z">
              <w:rPr/>
            </w:rPrChange>
          </w:rPr>
          <w:t xml:space="preserve"> = </w:t>
        </w:r>
        <w:del w:id="490" w:author="Qi, Zhenghan" w:date="2023-04-29T22:13:00Z">
          <w:r w:rsidR="00323897" w:rsidRPr="00323897" w:rsidDel="00145088">
            <w:rPr>
              <w:lang w:val="en"/>
              <w:rPrChange w:id="491" w:author="Ola Ozernov-Palchik" w:date="2023-04-27T10:13:00Z">
                <w:rPr/>
              </w:rPrChange>
            </w:rPr>
            <w:delText>2.04</w:delText>
          </w:r>
        </w:del>
      </w:ins>
      <w:ins w:id="492" w:author="Qi, Zhenghan" w:date="2023-04-29T22:13:00Z">
        <w:r w:rsidR="00145088">
          <w:rPr>
            <w:lang w:val="en"/>
          </w:rPr>
          <w:t>3.28</w:t>
        </w:r>
      </w:ins>
      <w:ins w:id="493" w:author="Ola Ozernov-Palchik" w:date="2023-04-27T10:12:00Z">
        <w:r w:rsidR="00323897" w:rsidRPr="00323897">
          <w:rPr>
            <w:lang w:val="en"/>
            <w:rPrChange w:id="494" w:author="Ola Ozernov-Palchik" w:date="2023-04-27T10:13:00Z">
              <w:rPr/>
            </w:rPrChange>
          </w:rPr>
          <w:t xml:space="preserve">).  This indicates that the correlation found in the entire sample was not solely due to the differences in ASL and decoding skills between the </w:t>
        </w:r>
        <w:del w:id="495" w:author="Qi, Zhenghan" w:date="2023-04-29T22:00:00Z">
          <w:r w:rsidR="00323897" w:rsidRPr="00323897" w:rsidDel="00A32077">
            <w:rPr>
              <w:lang w:val="en"/>
              <w:rPrChange w:id="496" w:author="Ola Ozernov-Palchik" w:date="2023-04-27T10:13:00Z">
                <w:rPr/>
              </w:rPrChange>
            </w:rPr>
            <w:delText>Typ</w:delText>
          </w:r>
        </w:del>
      </w:ins>
      <w:ins w:id="497" w:author="Qi, Zhenghan" w:date="2023-04-29T22:01:00Z">
        <w:r w:rsidR="00A32077">
          <w:rPr>
            <w:lang w:val="en"/>
          </w:rPr>
          <w:t>TYP</w:t>
        </w:r>
      </w:ins>
      <w:ins w:id="498" w:author="Ola Ozernov-Palchik" w:date="2023-04-27T10:12:00Z">
        <w:r w:rsidR="00323897" w:rsidRPr="00323897">
          <w:rPr>
            <w:lang w:val="en"/>
            <w:rPrChange w:id="499" w:author="Ola Ozernov-Palchik" w:date="2023-04-27T10:13:00Z">
              <w:rPr/>
            </w:rPrChange>
          </w:rPr>
          <w:t xml:space="preserve"> and DD groups.</w:t>
        </w:r>
      </w:ins>
    </w:p>
    <w:p w14:paraId="198CD150" w14:textId="3BAA14FB"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ins w:id="500" w:author="Ola Ozernov-Palchik" w:date="2023-05-03T13:32:00Z">
        <w:r w:rsidR="00E02AEC">
          <w:t xml:space="preserve">r = </w:t>
        </w:r>
      </w:ins>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ins w:id="501" w:author="Qi, Zhenghan" w:date="2023-04-29T22:12:00Z">
        <w:r w:rsidR="00145088" w:rsidRPr="00FC1106">
          <w:rPr>
            <w:sz w:val="22"/>
            <w:szCs w:val="22"/>
          </w:rPr>
          <w:t>BF</w:t>
        </w:r>
        <w:r w:rsidR="00145088" w:rsidRPr="00FC1106">
          <w:rPr>
            <w:sz w:val="22"/>
            <w:szCs w:val="22"/>
            <w:vertAlign w:val="subscript"/>
          </w:rPr>
          <w:t>10</w:t>
        </w:r>
      </w:ins>
      <w:del w:id="502" w:author="Qi, Zhenghan" w:date="2023-04-29T22:12:00Z">
        <w:r w:rsidR="00F96F5B" w:rsidRPr="00065484" w:rsidDel="00145088">
          <w:delText>BF</w:delText>
        </w:r>
      </w:del>
      <w:r w:rsidR="00F96F5B" w:rsidRPr="00065484">
        <w:t xml:space="preserve"> = </w:t>
      </w:r>
      <w:del w:id="503" w:author="Qi, Zhenghan" w:date="2023-04-29T22:12:00Z">
        <w:r w:rsidR="00F96F5B" w:rsidRPr="00065484" w:rsidDel="00145088">
          <w:delText>244.0</w:delText>
        </w:r>
      </w:del>
      <w:ins w:id="504" w:author="Qi, Zhenghan" w:date="2023-04-29T22:12:00Z">
        <w:r w:rsidR="00145088">
          <w:t>1587.00</w:t>
        </w:r>
      </w:ins>
      <w:del w:id="505" w:author="Qi, Zhenghan" w:date="2023-04-23T15:51:00Z">
        <w:r w:rsidR="00F96F5B" w:rsidRPr="00065484" w:rsidDel="002A2A52">
          <w:delText>77</w:delText>
        </w:r>
      </w:del>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ins w:id="506" w:author="Ola Ozernov-Palchik" w:date="2023-05-03T13:32:00Z">
        <w:r w:rsidR="00E02AEC">
          <w:t xml:space="preserve">r = </w:t>
        </w:r>
      </w:ins>
      <w:r w:rsidR="00597FF0" w:rsidRPr="00065484">
        <w:t xml:space="preserve">0.54, one-tailed </w:t>
      </w:r>
      <w:r w:rsidR="00597FF0" w:rsidRPr="00065484">
        <w:rPr>
          <w:i/>
          <w:iCs/>
        </w:rPr>
        <w:t xml:space="preserve">p </w:t>
      </w:r>
      <w:r w:rsidR="00597FF0" w:rsidRPr="00065484">
        <w:t>= 0.02</w:t>
      </w:r>
      <w:r w:rsidR="00F96F5B" w:rsidRPr="00065484">
        <w:t xml:space="preserve">, </w:t>
      </w:r>
      <w:ins w:id="507" w:author="Qi, Zhenghan" w:date="2023-04-29T22:12:00Z">
        <w:r w:rsidR="00145088" w:rsidRPr="00FC1106">
          <w:rPr>
            <w:sz w:val="22"/>
            <w:szCs w:val="22"/>
          </w:rPr>
          <w:t>BF</w:t>
        </w:r>
        <w:r w:rsidR="00145088" w:rsidRPr="00FC1106">
          <w:rPr>
            <w:sz w:val="22"/>
            <w:szCs w:val="22"/>
            <w:vertAlign w:val="subscript"/>
          </w:rPr>
          <w:t>10</w:t>
        </w:r>
      </w:ins>
      <w:del w:id="508" w:author="Qi, Zhenghan" w:date="2023-04-29T22:12:00Z">
        <w:r w:rsidR="00F96F5B" w:rsidRPr="00065484" w:rsidDel="00145088">
          <w:delText>BF</w:delText>
        </w:r>
      </w:del>
      <w:r w:rsidR="00F96F5B" w:rsidRPr="00065484">
        <w:t xml:space="preserve"> = </w:t>
      </w:r>
      <w:del w:id="509" w:author="Qi, Zhenghan" w:date="2023-04-29T22:12:00Z">
        <w:r w:rsidR="00F96F5B" w:rsidRPr="00065484" w:rsidDel="00145088">
          <w:delText>2.853</w:delText>
        </w:r>
      </w:del>
      <w:ins w:id="510" w:author="Qi, Zhenghan" w:date="2023-04-29T22:12:00Z">
        <w:r w:rsidR="00145088">
          <w:t>4.96</w:t>
        </w:r>
      </w:ins>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61E91728" w14:textId="1A68F975" w:rsidR="00714872"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3644D6">
        <w:instrText xml:space="preserve">Excel.Sheet.12 "/Users/olaozernov-palchik/Dropbox (MIT)/GitHub/procedural-learning/paper/revision/Table 3.xlsx" Sheet1!R1C1:R23C7 </w:instrText>
      </w:r>
      <w:r>
        <w:instrText xml:space="preserve">\a \f 4 \h  \* MERGEFORMAT </w:instrText>
      </w:r>
      <w:r>
        <w:fldChar w:fldCharType="separate"/>
      </w:r>
    </w:p>
    <w:tbl>
      <w:tblPr>
        <w:tblW w:w="10748" w:type="dxa"/>
        <w:tblLook w:val="04A0" w:firstRow="1" w:lastRow="0" w:firstColumn="1" w:lastColumn="0" w:noHBand="0" w:noVBand="1"/>
      </w:tblPr>
      <w:tblGrid>
        <w:gridCol w:w="2239"/>
        <w:gridCol w:w="1470"/>
        <w:gridCol w:w="1534"/>
        <w:gridCol w:w="1304"/>
        <w:gridCol w:w="1299"/>
        <w:gridCol w:w="1641"/>
        <w:gridCol w:w="1261"/>
      </w:tblGrid>
      <w:tr w:rsidR="00714872" w:rsidRPr="00714872" w14:paraId="4A3B112D" w14:textId="77777777" w:rsidTr="00714872">
        <w:trPr>
          <w:divId w:val="1401826220"/>
          <w:trHeight w:val="187"/>
        </w:trPr>
        <w:tc>
          <w:tcPr>
            <w:tcW w:w="2239" w:type="dxa"/>
            <w:vMerge w:val="restart"/>
            <w:tcBorders>
              <w:top w:val="single" w:sz="8" w:space="0" w:color="7F7F7F"/>
              <w:left w:val="nil"/>
              <w:bottom w:val="single" w:sz="8" w:space="0" w:color="000000"/>
              <w:right w:val="nil"/>
            </w:tcBorders>
            <w:shd w:val="clear" w:color="auto" w:fill="auto"/>
            <w:vAlign w:val="center"/>
            <w:hideMark/>
          </w:tcPr>
          <w:p w14:paraId="09B4FA64" w14:textId="73D588AC" w:rsidR="00714872" w:rsidRPr="00714872" w:rsidRDefault="00714872" w:rsidP="00714872">
            <w:pPr>
              <w:rPr>
                <w:b/>
                <w:bCs/>
                <w:color w:val="000000"/>
              </w:rPr>
            </w:pPr>
            <w:r w:rsidRPr="00714872">
              <w:rPr>
                <w:b/>
                <w:bCs/>
                <w:color w:val="000000"/>
              </w:rPr>
              <w:t>Learning</w:t>
            </w:r>
          </w:p>
        </w:tc>
        <w:tc>
          <w:tcPr>
            <w:tcW w:w="4308" w:type="dxa"/>
            <w:gridSpan w:val="3"/>
            <w:tcBorders>
              <w:top w:val="single" w:sz="4" w:space="0" w:color="7F7F7F" w:themeColor="text1" w:themeTint="80"/>
              <w:left w:val="nil"/>
              <w:bottom w:val="single" w:sz="8" w:space="0" w:color="7F7F7F"/>
              <w:right w:val="nil"/>
            </w:tcBorders>
            <w:shd w:val="clear" w:color="auto" w:fill="auto"/>
            <w:vAlign w:val="center"/>
            <w:hideMark/>
          </w:tcPr>
          <w:p w14:paraId="7EF68386" w14:textId="77777777" w:rsidR="00714872" w:rsidRPr="00714872" w:rsidRDefault="00714872" w:rsidP="00714872">
            <w:pPr>
              <w:jc w:val="center"/>
              <w:rPr>
                <w:b/>
                <w:bCs/>
                <w:color w:val="000000"/>
              </w:rPr>
            </w:pPr>
            <w:r w:rsidRPr="00714872">
              <w:rPr>
                <w:b/>
                <w:bCs/>
                <w:color w:val="000000"/>
              </w:rPr>
              <w:t>Decoding</w:t>
            </w:r>
          </w:p>
        </w:tc>
        <w:tc>
          <w:tcPr>
            <w:tcW w:w="4201" w:type="dxa"/>
            <w:gridSpan w:val="3"/>
            <w:tcBorders>
              <w:top w:val="single" w:sz="4" w:space="0" w:color="7F7F7F" w:themeColor="text1" w:themeTint="80"/>
              <w:left w:val="nil"/>
              <w:bottom w:val="single" w:sz="8" w:space="0" w:color="7F7F7F"/>
              <w:right w:val="nil"/>
            </w:tcBorders>
            <w:shd w:val="clear" w:color="auto" w:fill="auto"/>
            <w:vAlign w:val="center"/>
            <w:hideMark/>
          </w:tcPr>
          <w:p w14:paraId="5220AA88" w14:textId="77777777" w:rsidR="00714872" w:rsidRPr="00714872" w:rsidRDefault="00714872" w:rsidP="00714872">
            <w:pPr>
              <w:jc w:val="center"/>
              <w:rPr>
                <w:b/>
                <w:bCs/>
                <w:color w:val="000000"/>
              </w:rPr>
            </w:pPr>
            <w:r w:rsidRPr="00714872">
              <w:rPr>
                <w:b/>
                <w:bCs/>
                <w:color w:val="000000"/>
              </w:rPr>
              <w:t>Phonological Awareness</w:t>
            </w:r>
          </w:p>
        </w:tc>
      </w:tr>
      <w:tr w:rsidR="00714872" w:rsidRPr="00714872" w14:paraId="6FCCF635" w14:textId="77777777" w:rsidTr="00714872">
        <w:trPr>
          <w:divId w:val="1401826220"/>
          <w:trHeight w:val="187"/>
        </w:trPr>
        <w:tc>
          <w:tcPr>
            <w:tcW w:w="2239" w:type="dxa"/>
            <w:vMerge/>
            <w:tcBorders>
              <w:top w:val="single" w:sz="8" w:space="0" w:color="7F7F7F"/>
              <w:left w:val="nil"/>
              <w:bottom w:val="single" w:sz="8" w:space="0" w:color="000000"/>
              <w:right w:val="nil"/>
            </w:tcBorders>
            <w:vAlign w:val="center"/>
            <w:hideMark/>
          </w:tcPr>
          <w:p w14:paraId="570EC928" w14:textId="77777777" w:rsidR="00714872" w:rsidRPr="00714872" w:rsidRDefault="00714872" w:rsidP="00714872">
            <w:pPr>
              <w:rPr>
                <w:b/>
                <w:bCs/>
                <w:color w:val="000000"/>
              </w:rPr>
            </w:pPr>
          </w:p>
        </w:tc>
        <w:tc>
          <w:tcPr>
            <w:tcW w:w="1470" w:type="dxa"/>
            <w:tcBorders>
              <w:top w:val="nil"/>
              <w:left w:val="nil"/>
              <w:bottom w:val="single" w:sz="8" w:space="0" w:color="auto"/>
              <w:right w:val="nil"/>
            </w:tcBorders>
            <w:shd w:val="clear" w:color="auto" w:fill="auto"/>
            <w:vAlign w:val="center"/>
            <w:hideMark/>
          </w:tcPr>
          <w:p w14:paraId="6D47ED41" w14:textId="77777777" w:rsidR="00714872" w:rsidRPr="00714872" w:rsidRDefault="00714872" w:rsidP="00714872">
            <w:pPr>
              <w:jc w:val="both"/>
              <w:rPr>
                <w:color w:val="000000"/>
              </w:rPr>
            </w:pPr>
            <w:r w:rsidRPr="00714872">
              <w:rPr>
                <w:color w:val="000000"/>
              </w:rPr>
              <w:t>All</w:t>
            </w:r>
          </w:p>
        </w:tc>
        <w:tc>
          <w:tcPr>
            <w:tcW w:w="1534" w:type="dxa"/>
            <w:tcBorders>
              <w:top w:val="nil"/>
              <w:left w:val="nil"/>
              <w:bottom w:val="single" w:sz="8" w:space="0" w:color="auto"/>
              <w:right w:val="nil"/>
            </w:tcBorders>
            <w:shd w:val="clear" w:color="auto" w:fill="auto"/>
            <w:vAlign w:val="center"/>
            <w:hideMark/>
          </w:tcPr>
          <w:p w14:paraId="7B65BBC3" w14:textId="77777777" w:rsidR="00714872" w:rsidRPr="00714872" w:rsidRDefault="00714872" w:rsidP="00714872">
            <w:pPr>
              <w:rPr>
                <w:color w:val="000000"/>
              </w:rPr>
            </w:pPr>
            <w:r w:rsidRPr="00714872">
              <w:rPr>
                <w:color w:val="000000"/>
              </w:rPr>
              <w:t>DD</w:t>
            </w:r>
          </w:p>
        </w:tc>
        <w:tc>
          <w:tcPr>
            <w:tcW w:w="1303" w:type="dxa"/>
            <w:tcBorders>
              <w:top w:val="nil"/>
              <w:left w:val="nil"/>
              <w:bottom w:val="single" w:sz="8" w:space="0" w:color="auto"/>
              <w:right w:val="nil"/>
            </w:tcBorders>
            <w:shd w:val="clear" w:color="auto" w:fill="auto"/>
            <w:vAlign w:val="center"/>
            <w:hideMark/>
          </w:tcPr>
          <w:p w14:paraId="08E13070" w14:textId="77777777" w:rsidR="00714872" w:rsidRPr="00714872" w:rsidRDefault="00714872" w:rsidP="00714872">
            <w:pPr>
              <w:jc w:val="both"/>
              <w:rPr>
                <w:color w:val="000000"/>
              </w:rPr>
            </w:pPr>
            <w:r w:rsidRPr="00714872">
              <w:rPr>
                <w:color w:val="000000"/>
              </w:rPr>
              <w:t>TYP</w:t>
            </w:r>
          </w:p>
        </w:tc>
        <w:tc>
          <w:tcPr>
            <w:tcW w:w="1299" w:type="dxa"/>
            <w:tcBorders>
              <w:top w:val="nil"/>
              <w:left w:val="nil"/>
              <w:bottom w:val="single" w:sz="8" w:space="0" w:color="auto"/>
              <w:right w:val="nil"/>
            </w:tcBorders>
            <w:shd w:val="clear" w:color="auto" w:fill="auto"/>
            <w:vAlign w:val="center"/>
            <w:hideMark/>
          </w:tcPr>
          <w:p w14:paraId="420BF142" w14:textId="77777777" w:rsidR="00714872" w:rsidRPr="00714872" w:rsidRDefault="00714872" w:rsidP="00714872">
            <w:pPr>
              <w:rPr>
                <w:color w:val="000000"/>
              </w:rPr>
            </w:pPr>
            <w:r w:rsidRPr="00714872">
              <w:rPr>
                <w:color w:val="000000"/>
              </w:rPr>
              <w:t>All</w:t>
            </w:r>
          </w:p>
        </w:tc>
        <w:tc>
          <w:tcPr>
            <w:tcW w:w="1641" w:type="dxa"/>
            <w:tcBorders>
              <w:top w:val="nil"/>
              <w:left w:val="nil"/>
              <w:bottom w:val="single" w:sz="8" w:space="0" w:color="auto"/>
              <w:right w:val="nil"/>
            </w:tcBorders>
            <w:shd w:val="clear" w:color="auto" w:fill="auto"/>
            <w:vAlign w:val="center"/>
            <w:hideMark/>
          </w:tcPr>
          <w:p w14:paraId="5F335022" w14:textId="77777777" w:rsidR="00714872" w:rsidRPr="00714872" w:rsidRDefault="00714872" w:rsidP="00714872">
            <w:pPr>
              <w:rPr>
                <w:color w:val="000000"/>
              </w:rPr>
            </w:pPr>
            <w:r w:rsidRPr="00714872">
              <w:rPr>
                <w:color w:val="000000"/>
              </w:rPr>
              <w:t>DD</w:t>
            </w:r>
          </w:p>
        </w:tc>
        <w:tc>
          <w:tcPr>
            <w:tcW w:w="1261" w:type="dxa"/>
            <w:tcBorders>
              <w:top w:val="nil"/>
              <w:left w:val="nil"/>
              <w:bottom w:val="single" w:sz="8" w:space="0" w:color="auto"/>
              <w:right w:val="nil"/>
            </w:tcBorders>
            <w:shd w:val="clear" w:color="auto" w:fill="auto"/>
            <w:vAlign w:val="center"/>
            <w:hideMark/>
          </w:tcPr>
          <w:p w14:paraId="4E961C6A" w14:textId="77777777" w:rsidR="00714872" w:rsidRPr="00714872" w:rsidRDefault="00714872" w:rsidP="00714872">
            <w:pPr>
              <w:rPr>
                <w:color w:val="000000"/>
              </w:rPr>
            </w:pPr>
            <w:r w:rsidRPr="00714872">
              <w:rPr>
                <w:color w:val="000000"/>
              </w:rPr>
              <w:t>TYP</w:t>
            </w:r>
          </w:p>
        </w:tc>
      </w:tr>
      <w:tr w:rsidR="00714872" w:rsidRPr="00714872" w14:paraId="461BCD26" w14:textId="77777777" w:rsidTr="00714872">
        <w:trPr>
          <w:divId w:val="1401826220"/>
          <w:trHeight w:val="357"/>
        </w:trPr>
        <w:tc>
          <w:tcPr>
            <w:tcW w:w="2239" w:type="dxa"/>
            <w:vMerge w:val="restart"/>
            <w:tcBorders>
              <w:top w:val="nil"/>
              <w:left w:val="nil"/>
              <w:bottom w:val="nil"/>
              <w:right w:val="nil"/>
            </w:tcBorders>
            <w:shd w:val="clear" w:color="auto" w:fill="auto"/>
            <w:vAlign w:val="center"/>
            <w:hideMark/>
          </w:tcPr>
          <w:p w14:paraId="250E3815" w14:textId="77777777" w:rsidR="00714872" w:rsidRPr="00714872" w:rsidRDefault="00714872" w:rsidP="00714872">
            <w:pPr>
              <w:rPr>
                <w:b/>
                <w:bCs/>
                <w:color w:val="000000"/>
              </w:rPr>
            </w:pPr>
            <w:r w:rsidRPr="00714872">
              <w:rPr>
                <w:b/>
                <w:bCs/>
                <w:color w:val="000000"/>
              </w:rPr>
              <w:t>RP Prop On Slope (+)</w:t>
            </w:r>
          </w:p>
        </w:tc>
        <w:tc>
          <w:tcPr>
            <w:tcW w:w="1470" w:type="dxa"/>
            <w:tcBorders>
              <w:top w:val="nil"/>
              <w:left w:val="nil"/>
              <w:bottom w:val="nil"/>
              <w:right w:val="nil"/>
            </w:tcBorders>
            <w:shd w:val="clear" w:color="auto" w:fill="auto"/>
            <w:vAlign w:val="center"/>
            <w:hideMark/>
          </w:tcPr>
          <w:p w14:paraId="2D8A359A" w14:textId="77777777" w:rsidR="00714872" w:rsidRPr="00714872" w:rsidRDefault="00714872" w:rsidP="00714872">
            <w:pPr>
              <w:jc w:val="both"/>
              <w:rPr>
                <w:i/>
                <w:iCs/>
                <w:color w:val="000000"/>
              </w:rPr>
            </w:pPr>
            <w:r w:rsidRPr="00714872">
              <w:rPr>
                <w:i/>
                <w:iCs/>
                <w:color w:val="000000"/>
              </w:rPr>
              <w:t xml:space="preserve">r = </w:t>
            </w:r>
            <w:r w:rsidRPr="00714872">
              <w:rPr>
                <w:color w:val="000000"/>
              </w:rPr>
              <w:t>-0.03</w:t>
            </w:r>
          </w:p>
        </w:tc>
        <w:tc>
          <w:tcPr>
            <w:tcW w:w="1534" w:type="dxa"/>
            <w:tcBorders>
              <w:top w:val="nil"/>
              <w:left w:val="nil"/>
              <w:bottom w:val="nil"/>
              <w:right w:val="nil"/>
            </w:tcBorders>
            <w:shd w:val="clear" w:color="auto" w:fill="auto"/>
            <w:vAlign w:val="center"/>
            <w:hideMark/>
          </w:tcPr>
          <w:p w14:paraId="2A3722B9" w14:textId="77777777" w:rsidR="00714872" w:rsidRPr="00714872" w:rsidRDefault="00714872" w:rsidP="00714872">
            <w:pPr>
              <w:rPr>
                <w:i/>
                <w:iCs/>
                <w:color w:val="000000"/>
                <w:u w:val="single"/>
              </w:rPr>
            </w:pPr>
            <w:r w:rsidRPr="00714872">
              <w:rPr>
                <w:i/>
                <w:iCs/>
                <w:color w:val="000000"/>
                <w:u w:val="single"/>
              </w:rPr>
              <w:t xml:space="preserve">r = </w:t>
            </w:r>
            <w:r w:rsidRPr="00714872">
              <w:rPr>
                <w:color w:val="000000"/>
                <w:u w:val="single"/>
              </w:rPr>
              <w:t>0.66 ***</w:t>
            </w:r>
          </w:p>
        </w:tc>
        <w:tc>
          <w:tcPr>
            <w:tcW w:w="1303" w:type="dxa"/>
            <w:tcBorders>
              <w:top w:val="nil"/>
              <w:left w:val="nil"/>
              <w:bottom w:val="nil"/>
              <w:right w:val="nil"/>
            </w:tcBorders>
            <w:shd w:val="clear" w:color="auto" w:fill="auto"/>
            <w:vAlign w:val="center"/>
            <w:hideMark/>
          </w:tcPr>
          <w:p w14:paraId="203BDB84" w14:textId="77777777" w:rsidR="00714872" w:rsidRPr="00714872" w:rsidRDefault="00714872" w:rsidP="00714872">
            <w:pPr>
              <w:jc w:val="both"/>
              <w:rPr>
                <w:i/>
                <w:iCs/>
                <w:color w:val="000000"/>
              </w:rPr>
            </w:pPr>
            <w:r w:rsidRPr="00714872">
              <w:rPr>
                <w:i/>
                <w:iCs/>
                <w:color w:val="000000"/>
              </w:rPr>
              <w:t xml:space="preserve">r = </w:t>
            </w:r>
            <w:r w:rsidRPr="00714872">
              <w:rPr>
                <w:color w:val="000000"/>
              </w:rPr>
              <w:t>0.06</w:t>
            </w:r>
          </w:p>
        </w:tc>
        <w:tc>
          <w:tcPr>
            <w:tcW w:w="1299" w:type="dxa"/>
            <w:tcBorders>
              <w:top w:val="nil"/>
              <w:left w:val="nil"/>
              <w:bottom w:val="nil"/>
              <w:right w:val="nil"/>
            </w:tcBorders>
            <w:shd w:val="clear" w:color="auto" w:fill="auto"/>
            <w:vAlign w:val="center"/>
            <w:hideMark/>
          </w:tcPr>
          <w:p w14:paraId="3361154B" w14:textId="77777777" w:rsidR="00714872" w:rsidRPr="00714872" w:rsidRDefault="00714872" w:rsidP="00714872">
            <w:pPr>
              <w:rPr>
                <w:i/>
                <w:iCs/>
                <w:color w:val="000000"/>
              </w:rPr>
            </w:pPr>
            <w:r w:rsidRPr="00714872">
              <w:rPr>
                <w:i/>
                <w:iCs/>
                <w:color w:val="000000"/>
              </w:rPr>
              <w:t xml:space="preserve">r = </w:t>
            </w:r>
            <w:r w:rsidRPr="00714872">
              <w:rPr>
                <w:color w:val="000000"/>
              </w:rPr>
              <w:t>0.04</w:t>
            </w:r>
          </w:p>
        </w:tc>
        <w:tc>
          <w:tcPr>
            <w:tcW w:w="1641" w:type="dxa"/>
            <w:tcBorders>
              <w:top w:val="nil"/>
              <w:left w:val="nil"/>
              <w:bottom w:val="nil"/>
              <w:right w:val="nil"/>
            </w:tcBorders>
            <w:shd w:val="clear" w:color="auto" w:fill="auto"/>
            <w:vAlign w:val="center"/>
            <w:hideMark/>
          </w:tcPr>
          <w:p w14:paraId="2E7ABCE2" w14:textId="77777777" w:rsidR="00714872" w:rsidRPr="00714872" w:rsidRDefault="00714872" w:rsidP="00714872">
            <w:pPr>
              <w:rPr>
                <w:i/>
                <w:iCs/>
                <w:color w:val="000000"/>
              </w:rPr>
            </w:pPr>
            <w:r w:rsidRPr="00714872">
              <w:rPr>
                <w:i/>
                <w:iCs/>
                <w:color w:val="000000"/>
              </w:rPr>
              <w:t xml:space="preserve">r = </w:t>
            </w:r>
            <w:r w:rsidRPr="00714872">
              <w:rPr>
                <w:color w:val="000000"/>
              </w:rPr>
              <w:t>0.22</w:t>
            </w:r>
          </w:p>
        </w:tc>
        <w:tc>
          <w:tcPr>
            <w:tcW w:w="1261" w:type="dxa"/>
            <w:tcBorders>
              <w:top w:val="nil"/>
              <w:left w:val="nil"/>
              <w:bottom w:val="nil"/>
              <w:right w:val="nil"/>
            </w:tcBorders>
            <w:shd w:val="clear" w:color="auto" w:fill="auto"/>
            <w:vAlign w:val="center"/>
            <w:hideMark/>
          </w:tcPr>
          <w:p w14:paraId="35ACED63" w14:textId="77777777" w:rsidR="00714872" w:rsidRPr="00714872" w:rsidRDefault="00714872" w:rsidP="00714872">
            <w:pPr>
              <w:rPr>
                <w:i/>
                <w:iCs/>
                <w:color w:val="000000"/>
              </w:rPr>
            </w:pPr>
            <w:r w:rsidRPr="00714872">
              <w:rPr>
                <w:i/>
                <w:iCs/>
                <w:color w:val="000000"/>
              </w:rPr>
              <w:t xml:space="preserve">r = </w:t>
            </w:r>
            <w:r w:rsidRPr="00714872">
              <w:rPr>
                <w:color w:val="000000"/>
              </w:rPr>
              <w:t>0.09</w:t>
            </w:r>
          </w:p>
        </w:tc>
      </w:tr>
      <w:tr w:rsidR="00714872" w:rsidRPr="00714872" w14:paraId="3D9BEE67" w14:textId="77777777" w:rsidTr="00714872">
        <w:trPr>
          <w:divId w:val="1401826220"/>
          <w:trHeight w:val="177"/>
        </w:trPr>
        <w:tc>
          <w:tcPr>
            <w:tcW w:w="2239" w:type="dxa"/>
            <w:vMerge/>
            <w:tcBorders>
              <w:top w:val="nil"/>
              <w:left w:val="nil"/>
              <w:bottom w:val="nil"/>
              <w:right w:val="nil"/>
            </w:tcBorders>
            <w:vAlign w:val="center"/>
            <w:hideMark/>
          </w:tcPr>
          <w:p w14:paraId="339A1102"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388B4A46" w14:textId="77777777" w:rsidR="00714872" w:rsidRPr="00714872" w:rsidRDefault="00714872" w:rsidP="00714872">
            <w:pPr>
              <w:jc w:val="both"/>
              <w:rPr>
                <w:i/>
                <w:iCs/>
                <w:color w:val="000000"/>
              </w:rPr>
            </w:pPr>
            <w:r w:rsidRPr="00714872">
              <w:rPr>
                <w:i/>
                <w:iCs/>
                <w:color w:val="000000"/>
              </w:rPr>
              <w:t xml:space="preserve">p = </w:t>
            </w:r>
            <w:r w:rsidRPr="00714872">
              <w:rPr>
                <w:color w:val="000000"/>
              </w:rPr>
              <w:t>0.58</w:t>
            </w:r>
          </w:p>
        </w:tc>
        <w:tc>
          <w:tcPr>
            <w:tcW w:w="1534" w:type="dxa"/>
            <w:tcBorders>
              <w:top w:val="nil"/>
              <w:left w:val="nil"/>
              <w:bottom w:val="nil"/>
              <w:right w:val="nil"/>
            </w:tcBorders>
            <w:shd w:val="clear" w:color="auto" w:fill="auto"/>
            <w:vAlign w:val="center"/>
            <w:hideMark/>
          </w:tcPr>
          <w:p w14:paraId="52AD4362" w14:textId="77777777" w:rsidR="00714872" w:rsidRPr="00714872" w:rsidRDefault="00714872" w:rsidP="00714872">
            <w:pPr>
              <w:rPr>
                <w:i/>
                <w:iCs/>
                <w:color w:val="000000"/>
                <w:u w:val="single"/>
              </w:rPr>
            </w:pPr>
            <w:r w:rsidRPr="00714872">
              <w:rPr>
                <w:i/>
                <w:iCs/>
                <w:color w:val="000000"/>
                <w:u w:val="single"/>
              </w:rPr>
              <w:t xml:space="preserve">p &lt; </w:t>
            </w:r>
            <w:r w:rsidRPr="00714872">
              <w:rPr>
                <w:color w:val="000000"/>
                <w:u w:val="single"/>
              </w:rPr>
              <w:t>0.001</w:t>
            </w:r>
          </w:p>
        </w:tc>
        <w:tc>
          <w:tcPr>
            <w:tcW w:w="1303" w:type="dxa"/>
            <w:tcBorders>
              <w:top w:val="nil"/>
              <w:left w:val="nil"/>
              <w:bottom w:val="nil"/>
              <w:right w:val="nil"/>
            </w:tcBorders>
            <w:shd w:val="clear" w:color="auto" w:fill="auto"/>
            <w:vAlign w:val="center"/>
            <w:hideMark/>
          </w:tcPr>
          <w:p w14:paraId="5BFEEC47" w14:textId="77777777" w:rsidR="00714872" w:rsidRPr="00714872" w:rsidRDefault="00714872" w:rsidP="00714872">
            <w:pPr>
              <w:jc w:val="both"/>
              <w:rPr>
                <w:i/>
                <w:iCs/>
                <w:color w:val="000000"/>
              </w:rPr>
            </w:pPr>
            <w:r w:rsidRPr="00714872">
              <w:rPr>
                <w:i/>
                <w:iCs/>
                <w:color w:val="000000"/>
              </w:rPr>
              <w:t xml:space="preserve">p = </w:t>
            </w:r>
            <w:r w:rsidRPr="00714872">
              <w:rPr>
                <w:color w:val="000000"/>
              </w:rPr>
              <w:t>0.39</w:t>
            </w:r>
          </w:p>
        </w:tc>
        <w:tc>
          <w:tcPr>
            <w:tcW w:w="1299" w:type="dxa"/>
            <w:tcBorders>
              <w:top w:val="nil"/>
              <w:left w:val="nil"/>
              <w:bottom w:val="nil"/>
              <w:right w:val="nil"/>
            </w:tcBorders>
            <w:shd w:val="clear" w:color="auto" w:fill="auto"/>
            <w:vAlign w:val="center"/>
            <w:hideMark/>
          </w:tcPr>
          <w:p w14:paraId="5DBB4C4A" w14:textId="77777777" w:rsidR="00714872" w:rsidRPr="00714872" w:rsidRDefault="00714872" w:rsidP="00714872">
            <w:pPr>
              <w:rPr>
                <w:i/>
                <w:iCs/>
                <w:color w:val="000000"/>
              </w:rPr>
            </w:pPr>
            <w:r w:rsidRPr="00714872">
              <w:rPr>
                <w:i/>
                <w:iCs/>
                <w:color w:val="000000"/>
              </w:rPr>
              <w:t>p =</w:t>
            </w:r>
            <w:r w:rsidRPr="00714872">
              <w:rPr>
                <w:color w:val="000000"/>
              </w:rPr>
              <w:t xml:space="preserve"> 0.39</w:t>
            </w:r>
          </w:p>
        </w:tc>
        <w:tc>
          <w:tcPr>
            <w:tcW w:w="1641" w:type="dxa"/>
            <w:tcBorders>
              <w:top w:val="nil"/>
              <w:left w:val="nil"/>
              <w:bottom w:val="nil"/>
              <w:right w:val="nil"/>
            </w:tcBorders>
            <w:shd w:val="clear" w:color="auto" w:fill="auto"/>
            <w:vAlign w:val="center"/>
            <w:hideMark/>
          </w:tcPr>
          <w:p w14:paraId="756A8D51" w14:textId="77777777" w:rsidR="00714872" w:rsidRPr="00714872" w:rsidRDefault="00714872" w:rsidP="00714872">
            <w:pPr>
              <w:rPr>
                <w:i/>
                <w:iCs/>
                <w:color w:val="000000"/>
              </w:rPr>
            </w:pPr>
            <w:r w:rsidRPr="00714872">
              <w:rPr>
                <w:i/>
                <w:iCs/>
                <w:color w:val="000000"/>
              </w:rPr>
              <w:t xml:space="preserve">p </w:t>
            </w:r>
            <w:r w:rsidRPr="00714872">
              <w:rPr>
                <w:color w:val="000000"/>
              </w:rPr>
              <w:t>= 0.14</w:t>
            </w:r>
          </w:p>
        </w:tc>
        <w:tc>
          <w:tcPr>
            <w:tcW w:w="1261" w:type="dxa"/>
            <w:tcBorders>
              <w:top w:val="nil"/>
              <w:left w:val="nil"/>
              <w:bottom w:val="nil"/>
              <w:right w:val="nil"/>
            </w:tcBorders>
            <w:shd w:val="clear" w:color="auto" w:fill="auto"/>
            <w:vAlign w:val="center"/>
            <w:hideMark/>
          </w:tcPr>
          <w:p w14:paraId="13BC65D9" w14:textId="77777777" w:rsidR="00714872" w:rsidRPr="00714872" w:rsidRDefault="00714872" w:rsidP="00714872">
            <w:pPr>
              <w:rPr>
                <w:i/>
                <w:iCs/>
                <w:color w:val="000000"/>
              </w:rPr>
            </w:pPr>
            <w:r w:rsidRPr="00714872">
              <w:rPr>
                <w:i/>
                <w:iCs/>
                <w:color w:val="000000"/>
              </w:rPr>
              <w:t xml:space="preserve">p = </w:t>
            </w:r>
            <w:r w:rsidRPr="00714872">
              <w:rPr>
                <w:color w:val="000000"/>
              </w:rPr>
              <w:t>0.32</w:t>
            </w:r>
          </w:p>
        </w:tc>
      </w:tr>
      <w:tr w:rsidR="00714872" w:rsidRPr="00714872" w14:paraId="6017315C" w14:textId="77777777" w:rsidTr="00714872">
        <w:trPr>
          <w:divId w:val="1401826220"/>
          <w:trHeight w:val="378"/>
        </w:trPr>
        <w:tc>
          <w:tcPr>
            <w:tcW w:w="2239" w:type="dxa"/>
            <w:vMerge/>
            <w:tcBorders>
              <w:top w:val="nil"/>
              <w:left w:val="nil"/>
              <w:bottom w:val="nil"/>
              <w:right w:val="nil"/>
            </w:tcBorders>
            <w:vAlign w:val="center"/>
            <w:hideMark/>
          </w:tcPr>
          <w:p w14:paraId="2215C494"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38232F78" w14:textId="77777777" w:rsidR="00714872" w:rsidRPr="00714872" w:rsidRDefault="00714872" w:rsidP="00714872">
            <w:pPr>
              <w:jc w:val="both"/>
              <w:rPr>
                <w:color w:val="000000"/>
                <w:sz w:val="22"/>
                <w:szCs w:val="22"/>
              </w:rPr>
            </w:pPr>
            <w:r w:rsidRPr="00714872">
              <w:rPr>
                <w:color w:val="000000"/>
                <w:sz w:val="22"/>
                <w:szCs w:val="22"/>
              </w:rPr>
              <w:t>BF10</w:t>
            </w:r>
            <w:r w:rsidRPr="00714872">
              <w:rPr>
                <w:color w:val="000000"/>
              </w:rPr>
              <w:t xml:space="preserve"> = 0.15</w:t>
            </w:r>
          </w:p>
        </w:tc>
        <w:tc>
          <w:tcPr>
            <w:tcW w:w="1534" w:type="dxa"/>
            <w:tcBorders>
              <w:top w:val="nil"/>
              <w:left w:val="nil"/>
              <w:bottom w:val="nil"/>
              <w:right w:val="nil"/>
            </w:tcBorders>
            <w:shd w:val="clear" w:color="auto" w:fill="auto"/>
            <w:vAlign w:val="center"/>
            <w:hideMark/>
          </w:tcPr>
          <w:p w14:paraId="38E0CFEF" w14:textId="77777777" w:rsidR="00714872" w:rsidRPr="00714872" w:rsidRDefault="00714872" w:rsidP="00714872">
            <w:pPr>
              <w:rPr>
                <w:color w:val="000000"/>
                <w:sz w:val="22"/>
                <w:szCs w:val="22"/>
                <w:u w:val="single"/>
              </w:rPr>
            </w:pPr>
            <w:r w:rsidRPr="00714872">
              <w:rPr>
                <w:color w:val="000000"/>
                <w:sz w:val="22"/>
                <w:szCs w:val="22"/>
                <w:u w:val="single"/>
              </w:rPr>
              <w:t>BF10</w:t>
            </w:r>
            <w:r w:rsidRPr="00714872">
              <w:rPr>
                <w:color w:val="000000"/>
                <w:u w:val="single"/>
              </w:rPr>
              <w:t>= 265.67</w:t>
            </w:r>
          </w:p>
        </w:tc>
        <w:tc>
          <w:tcPr>
            <w:tcW w:w="1303" w:type="dxa"/>
            <w:tcBorders>
              <w:top w:val="nil"/>
              <w:left w:val="nil"/>
              <w:bottom w:val="nil"/>
              <w:right w:val="nil"/>
            </w:tcBorders>
            <w:shd w:val="clear" w:color="auto" w:fill="auto"/>
            <w:vAlign w:val="center"/>
            <w:hideMark/>
          </w:tcPr>
          <w:p w14:paraId="2395C64A"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0.30</w:t>
            </w:r>
          </w:p>
        </w:tc>
        <w:tc>
          <w:tcPr>
            <w:tcW w:w="1299" w:type="dxa"/>
            <w:tcBorders>
              <w:top w:val="nil"/>
              <w:left w:val="nil"/>
              <w:bottom w:val="nil"/>
              <w:right w:val="nil"/>
            </w:tcBorders>
            <w:shd w:val="clear" w:color="auto" w:fill="auto"/>
            <w:vAlign w:val="center"/>
            <w:hideMark/>
          </w:tcPr>
          <w:p w14:paraId="43E4BCC8"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0.22</w:t>
            </w:r>
          </w:p>
        </w:tc>
        <w:tc>
          <w:tcPr>
            <w:tcW w:w="1641" w:type="dxa"/>
            <w:tcBorders>
              <w:top w:val="nil"/>
              <w:left w:val="nil"/>
              <w:bottom w:val="nil"/>
              <w:right w:val="nil"/>
            </w:tcBorders>
            <w:shd w:val="clear" w:color="auto" w:fill="auto"/>
            <w:vAlign w:val="center"/>
            <w:hideMark/>
          </w:tcPr>
          <w:p w14:paraId="392B0B77"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0.71</w:t>
            </w:r>
          </w:p>
        </w:tc>
        <w:tc>
          <w:tcPr>
            <w:tcW w:w="1261" w:type="dxa"/>
            <w:tcBorders>
              <w:top w:val="nil"/>
              <w:left w:val="nil"/>
              <w:bottom w:val="nil"/>
              <w:right w:val="nil"/>
            </w:tcBorders>
            <w:shd w:val="clear" w:color="auto" w:fill="auto"/>
            <w:vAlign w:val="center"/>
            <w:hideMark/>
          </w:tcPr>
          <w:p w14:paraId="4363A0A8"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0.35</w:t>
            </w:r>
          </w:p>
        </w:tc>
      </w:tr>
      <w:tr w:rsidR="00714872" w:rsidRPr="00714872" w14:paraId="05214D47" w14:textId="77777777" w:rsidTr="00714872">
        <w:trPr>
          <w:divId w:val="1401826220"/>
          <w:trHeight w:val="177"/>
        </w:trPr>
        <w:tc>
          <w:tcPr>
            <w:tcW w:w="2239" w:type="dxa"/>
            <w:vMerge w:val="restart"/>
            <w:tcBorders>
              <w:top w:val="nil"/>
              <w:left w:val="nil"/>
              <w:bottom w:val="nil"/>
              <w:right w:val="nil"/>
            </w:tcBorders>
            <w:shd w:val="clear" w:color="auto" w:fill="auto"/>
            <w:vAlign w:val="center"/>
            <w:hideMark/>
          </w:tcPr>
          <w:p w14:paraId="74CD7893" w14:textId="77777777" w:rsidR="00714872" w:rsidRPr="00714872" w:rsidRDefault="00714872" w:rsidP="00714872">
            <w:pPr>
              <w:rPr>
                <w:b/>
                <w:bCs/>
                <w:color w:val="000000"/>
              </w:rPr>
            </w:pPr>
            <w:r w:rsidRPr="00714872">
              <w:rPr>
                <w:b/>
                <w:bCs/>
                <w:color w:val="000000"/>
              </w:rPr>
              <w:t>MT Time Slope (-)</w:t>
            </w:r>
          </w:p>
        </w:tc>
        <w:tc>
          <w:tcPr>
            <w:tcW w:w="1470" w:type="dxa"/>
            <w:tcBorders>
              <w:top w:val="nil"/>
              <w:left w:val="nil"/>
              <w:bottom w:val="nil"/>
              <w:right w:val="nil"/>
            </w:tcBorders>
            <w:shd w:val="clear" w:color="auto" w:fill="auto"/>
            <w:vAlign w:val="center"/>
            <w:hideMark/>
          </w:tcPr>
          <w:p w14:paraId="09979DA9" w14:textId="77777777" w:rsidR="00714872" w:rsidRPr="00714872" w:rsidRDefault="00714872" w:rsidP="00714872">
            <w:pPr>
              <w:jc w:val="both"/>
              <w:rPr>
                <w:i/>
                <w:iCs/>
                <w:color w:val="000000"/>
              </w:rPr>
            </w:pPr>
            <w:r w:rsidRPr="00714872">
              <w:rPr>
                <w:i/>
                <w:iCs/>
                <w:color w:val="000000"/>
              </w:rPr>
              <w:t xml:space="preserve">r = - </w:t>
            </w:r>
            <w:r w:rsidRPr="00714872">
              <w:rPr>
                <w:color w:val="000000"/>
              </w:rPr>
              <w:t>0.20</w:t>
            </w:r>
          </w:p>
        </w:tc>
        <w:tc>
          <w:tcPr>
            <w:tcW w:w="1534" w:type="dxa"/>
            <w:tcBorders>
              <w:top w:val="nil"/>
              <w:left w:val="nil"/>
              <w:bottom w:val="nil"/>
              <w:right w:val="nil"/>
            </w:tcBorders>
            <w:shd w:val="clear" w:color="auto" w:fill="auto"/>
            <w:vAlign w:val="center"/>
            <w:hideMark/>
          </w:tcPr>
          <w:p w14:paraId="1888126C" w14:textId="77777777" w:rsidR="00714872" w:rsidRPr="00714872" w:rsidRDefault="00714872" w:rsidP="00714872">
            <w:pPr>
              <w:rPr>
                <w:i/>
                <w:iCs/>
                <w:color w:val="000000"/>
              </w:rPr>
            </w:pPr>
            <w:r w:rsidRPr="00714872">
              <w:rPr>
                <w:i/>
                <w:iCs/>
                <w:color w:val="000000"/>
              </w:rPr>
              <w:t xml:space="preserve">r = - </w:t>
            </w:r>
            <w:r w:rsidRPr="00714872">
              <w:rPr>
                <w:color w:val="000000"/>
              </w:rPr>
              <w:t>0.10</w:t>
            </w:r>
          </w:p>
        </w:tc>
        <w:tc>
          <w:tcPr>
            <w:tcW w:w="1303" w:type="dxa"/>
            <w:tcBorders>
              <w:top w:val="nil"/>
              <w:left w:val="nil"/>
              <w:bottom w:val="nil"/>
              <w:right w:val="nil"/>
            </w:tcBorders>
            <w:shd w:val="clear" w:color="auto" w:fill="auto"/>
            <w:vAlign w:val="center"/>
            <w:hideMark/>
          </w:tcPr>
          <w:p w14:paraId="37376B4A" w14:textId="77777777" w:rsidR="00714872" w:rsidRPr="00714872" w:rsidRDefault="00714872" w:rsidP="00714872">
            <w:pPr>
              <w:jc w:val="both"/>
              <w:rPr>
                <w:i/>
                <w:iCs/>
                <w:color w:val="000000"/>
              </w:rPr>
            </w:pPr>
            <w:r w:rsidRPr="00714872">
              <w:rPr>
                <w:i/>
                <w:iCs/>
                <w:color w:val="000000"/>
              </w:rPr>
              <w:t xml:space="preserve">r = </w:t>
            </w:r>
            <w:r w:rsidRPr="00714872">
              <w:rPr>
                <w:color w:val="000000"/>
              </w:rPr>
              <w:t>-0.16</w:t>
            </w:r>
          </w:p>
        </w:tc>
        <w:tc>
          <w:tcPr>
            <w:tcW w:w="1299" w:type="dxa"/>
            <w:tcBorders>
              <w:top w:val="nil"/>
              <w:left w:val="nil"/>
              <w:bottom w:val="nil"/>
              <w:right w:val="nil"/>
            </w:tcBorders>
            <w:shd w:val="clear" w:color="auto" w:fill="auto"/>
            <w:vAlign w:val="center"/>
            <w:hideMark/>
          </w:tcPr>
          <w:p w14:paraId="641BB63F" w14:textId="77777777" w:rsidR="00714872" w:rsidRPr="00714872" w:rsidRDefault="00714872" w:rsidP="00714872">
            <w:pPr>
              <w:rPr>
                <w:color w:val="000000"/>
              </w:rPr>
            </w:pPr>
            <w:r w:rsidRPr="00714872">
              <w:rPr>
                <w:i/>
                <w:iCs/>
                <w:color w:val="000000"/>
              </w:rPr>
              <w:t>r =- 0.04</w:t>
            </w:r>
          </w:p>
        </w:tc>
        <w:tc>
          <w:tcPr>
            <w:tcW w:w="1641" w:type="dxa"/>
            <w:tcBorders>
              <w:top w:val="nil"/>
              <w:left w:val="nil"/>
              <w:bottom w:val="nil"/>
              <w:right w:val="nil"/>
            </w:tcBorders>
            <w:shd w:val="clear" w:color="auto" w:fill="auto"/>
            <w:vAlign w:val="center"/>
            <w:hideMark/>
          </w:tcPr>
          <w:p w14:paraId="162B69DA" w14:textId="77777777" w:rsidR="00714872" w:rsidRPr="00714872" w:rsidRDefault="00714872" w:rsidP="00714872">
            <w:pPr>
              <w:rPr>
                <w:i/>
                <w:iCs/>
                <w:color w:val="000000"/>
              </w:rPr>
            </w:pPr>
            <w:r w:rsidRPr="00714872">
              <w:rPr>
                <w:i/>
                <w:iCs/>
                <w:color w:val="000000"/>
              </w:rPr>
              <w:t>r = -0.05</w:t>
            </w:r>
          </w:p>
        </w:tc>
        <w:tc>
          <w:tcPr>
            <w:tcW w:w="1261" w:type="dxa"/>
            <w:tcBorders>
              <w:top w:val="nil"/>
              <w:left w:val="nil"/>
              <w:bottom w:val="nil"/>
              <w:right w:val="nil"/>
            </w:tcBorders>
            <w:shd w:val="clear" w:color="auto" w:fill="auto"/>
            <w:vAlign w:val="center"/>
            <w:hideMark/>
          </w:tcPr>
          <w:p w14:paraId="1A88974E" w14:textId="77777777" w:rsidR="00714872" w:rsidRPr="00714872" w:rsidRDefault="00714872" w:rsidP="00714872">
            <w:pPr>
              <w:rPr>
                <w:i/>
                <w:iCs/>
                <w:color w:val="000000"/>
              </w:rPr>
            </w:pPr>
            <w:r w:rsidRPr="00714872">
              <w:rPr>
                <w:i/>
                <w:iCs/>
                <w:color w:val="000000"/>
              </w:rPr>
              <w:t xml:space="preserve">r = </w:t>
            </w:r>
            <w:r w:rsidRPr="00714872">
              <w:rPr>
                <w:color w:val="000000"/>
              </w:rPr>
              <w:t>0.09</w:t>
            </w:r>
          </w:p>
        </w:tc>
      </w:tr>
      <w:tr w:rsidR="00714872" w:rsidRPr="00714872" w14:paraId="117F95AF" w14:textId="77777777" w:rsidTr="00714872">
        <w:trPr>
          <w:divId w:val="1401826220"/>
          <w:trHeight w:val="177"/>
        </w:trPr>
        <w:tc>
          <w:tcPr>
            <w:tcW w:w="2239" w:type="dxa"/>
            <w:vMerge/>
            <w:tcBorders>
              <w:top w:val="nil"/>
              <w:left w:val="nil"/>
              <w:bottom w:val="nil"/>
              <w:right w:val="nil"/>
            </w:tcBorders>
            <w:vAlign w:val="center"/>
            <w:hideMark/>
          </w:tcPr>
          <w:p w14:paraId="699E4A46"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78944315" w14:textId="77777777" w:rsidR="00714872" w:rsidRPr="00714872" w:rsidRDefault="00714872" w:rsidP="00714872">
            <w:pPr>
              <w:jc w:val="both"/>
              <w:rPr>
                <w:i/>
                <w:iCs/>
                <w:color w:val="000000"/>
              </w:rPr>
            </w:pPr>
            <w:r w:rsidRPr="00714872">
              <w:rPr>
                <w:i/>
                <w:iCs/>
                <w:color w:val="000000"/>
              </w:rPr>
              <w:t>p =</w:t>
            </w:r>
            <w:r w:rsidRPr="00714872">
              <w:rPr>
                <w:color w:val="000000"/>
              </w:rPr>
              <w:t xml:space="preserve"> 0.09</w:t>
            </w:r>
          </w:p>
        </w:tc>
        <w:tc>
          <w:tcPr>
            <w:tcW w:w="1534" w:type="dxa"/>
            <w:tcBorders>
              <w:top w:val="nil"/>
              <w:left w:val="nil"/>
              <w:bottom w:val="nil"/>
              <w:right w:val="nil"/>
            </w:tcBorders>
            <w:shd w:val="clear" w:color="auto" w:fill="auto"/>
            <w:vAlign w:val="center"/>
            <w:hideMark/>
          </w:tcPr>
          <w:p w14:paraId="6ADE6CCB" w14:textId="77777777" w:rsidR="00714872" w:rsidRPr="00714872" w:rsidRDefault="00714872" w:rsidP="00714872">
            <w:pPr>
              <w:rPr>
                <w:i/>
                <w:iCs/>
                <w:color w:val="000000"/>
              </w:rPr>
            </w:pPr>
            <w:r w:rsidRPr="00714872">
              <w:rPr>
                <w:i/>
                <w:iCs/>
                <w:color w:val="000000"/>
              </w:rPr>
              <w:t>p =</w:t>
            </w:r>
            <w:r w:rsidRPr="00714872">
              <w:rPr>
                <w:color w:val="000000"/>
              </w:rPr>
              <w:t xml:space="preserve"> 0.35</w:t>
            </w:r>
          </w:p>
        </w:tc>
        <w:tc>
          <w:tcPr>
            <w:tcW w:w="1303" w:type="dxa"/>
            <w:tcBorders>
              <w:top w:val="nil"/>
              <w:left w:val="nil"/>
              <w:bottom w:val="nil"/>
              <w:right w:val="nil"/>
            </w:tcBorders>
            <w:shd w:val="clear" w:color="auto" w:fill="auto"/>
            <w:vAlign w:val="center"/>
            <w:hideMark/>
          </w:tcPr>
          <w:p w14:paraId="7200A4CC" w14:textId="77777777" w:rsidR="00714872" w:rsidRPr="00714872" w:rsidRDefault="00714872" w:rsidP="00714872">
            <w:pPr>
              <w:jc w:val="both"/>
              <w:rPr>
                <w:i/>
                <w:iCs/>
                <w:color w:val="000000"/>
              </w:rPr>
            </w:pPr>
            <w:r w:rsidRPr="00714872">
              <w:rPr>
                <w:i/>
                <w:iCs/>
                <w:color w:val="000000"/>
              </w:rPr>
              <w:t>p =</w:t>
            </w:r>
            <w:r w:rsidRPr="00714872">
              <w:rPr>
                <w:color w:val="000000"/>
              </w:rPr>
              <w:t xml:space="preserve"> 0.22</w:t>
            </w:r>
          </w:p>
        </w:tc>
        <w:tc>
          <w:tcPr>
            <w:tcW w:w="1299" w:type="dxa"/>
            <w:tcBorders>
              <w:top w:val="nil"/>
              <w:left w:val="nil"/>
              <w:bottom w:val="nil"/>
              <w:right w:val="nil"/>
            </w:tcBorders>
            <w:shd w:val="clear" w:color="auto" w:fill="auto"/>
            <w:vAlign w:val="center"/>
            <w:hideMark/>
          </w:tcPr>
          <w:p w14:paraId="1DBF2C75" w14:textId="77777777" w:rsidR="00714872" w:rsidRPr="00714872" w:rsidRDefault="00714872" w:rsidP="00714872">
            <w:pPr>
              <w:rPr>
                <w:i/>
                <w:iCs/>
                <w:color w:val="000000"/>
              </w:rPr>
            </w:pPr>
            <w:r w:rsidRPr="00714872">
              <w:rPr>
                <w:i/>
                <w:iCs/>
                <w:color w:val="000000"/>
              </w:rPr>
              <w:t>p =</w:t>
            </w:r>
            <w:r w:rsidRPr="00714872">
              <w:rPr>
                <w:color w:val="000000"/>
              </w:rPr>
              <w:t xml:space="preserve"> 0.99</w:t>
            </w:r>
          </w:p>
        </w:tc>
        <w:tc>
          <w:tcPr>
            <w:tcW w:w="1641" w:type="dxa"/>
            <w:tcBorders>
              <w:top w:val="nil"/>
              <w:left w:val="nil"/>
              <w:bottom w:val="nil"/>
              <w:right w:val="nil"/>
            </w:tcBorders>
            <w:shd w:val="clear" w:color="auto" w:fill="auto"/>
            <w:vAlign w:val="center"/>
            <w:hideMark/>
          </w:tcPr>
          <w:p w14:paraId="4A195234" w14:textId="77777777" w:rsidR="00714872" w:rsidRPr="00714872" w:rsidRDefault="00714872" w:rsidP="00714872">
            <w:pPr>
              <w:rPr>
                <w:i/>
                <w:iCs/>
                <w:color w:val="000000"/>
              </w:rPr>
            </w:pPr>
            <w:r w:rsidRPr="00714872">
              <w:rPr>
                <w:i/>
                <w:iCs/>
                <w:color w:val="000000"/>
              </w:rPr>
              <w:t xml:space="preserve">p </w:t>
            </w:r>
            <w:r w:rsidRPr="00714872">
              <w:rPr>
                <w:color w:val="000000"/>
              </w:rPr>
              <w:t>= 0.42</w:t>
            </w:r>
          </w:p>
        </w:tc>
        <w:tc>
          <w:tcPr>
            <w:tcW w:w="1261" w:type="dxa"/>
            <w:tcBorders>
              <w:top w:val="nil"/>
              <w:left w:val="nil"/>
              <w:bottom w:val="nil"/>
              <w:right w:val="nil"/>
            </w:tcBorders>
            <w:shd w:val="clear" w:color="auto" w:fill="auto"/>
            <w:vAlign w:val="center"/>
            <w:hideMark/>
          </w:tcPr>
          <w:p w14:paraId="48737C97" w14:textId="77777777" w:rsidR="00714872" w:rsidRPr="00714872" w:rsidRDefault="00714872" w:rsidP="00714872">
            <w:pPr>
              <w:rPr>
                <w:i/>
                <w:iCs/>
                <w:color w:val="000000"/>
              </w:rPr>
            </w:pPr>
            <w:r w:rsidRPr="00714872">
              <w:rPr>
                <w:i/>
                <w:iCs/>
                <w:color w:val="000000"/>
              </w:rPr>
              <w:t xml:space="preserve">p = </w:t>
            </w:r>
            <w:r w:rsidRPr="00714872">
              <w:rPr>
                <w:color w:val="000000"/>
              </w:rPr>
              <w:t>0.66</w:t>
            </w:r>
          </w:p>
        </w:tc>
      </w:tr>
      <w:tr w:rsidR="00714872" w:rsidRPr="00714872" w14:paraId="735A31EF" w14:textId="77777777" w:rsidTr="00714872">
        <w:trPr>
          <w:divId w:val="1401826220"/>
          <w:trHeight w:val="378"/>
        </w:trPr>
        <w:tc>
          <w:tcPr>
            <w:tcW w:w="2239" w:type="dxa"/>
            <w:vMerge/>
            <w:tcBorders>
              <w:top w:val="nil"/>
              <w:left w:val="nil"/>
              <w:bottom w:val="nil"/>
              <w:right w:val="nil"/>
            </w:tcBorders>
            <w:vAlign w:val="center"/>
            <w:hideMark/>
          </w:tcPr>
          <w:p w14:paraId="669E1278"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593772C3" w14:textId="77777777" w:rsidR="00714872" w:rsidRPr="00714872" w:rsidRDefault="00714872" w:rsidP="00714872">
            <w:pPr>
              <w:jc w:val="both"/>
              <w:rPr>
                <w:color w:val="000000"/>
                <w:sz w:val="22"/>
                <w:szCs w:val="22"/>
              </w:rPr>
            </w:pPr>
            <w:r w:rsidRPr="00714872">
              <w:rPr>
                <w:color w:val="000000"/>
                <w:sz w:val="22"/>
                <w:szCs w:val="22"/>
              </w:rPr>
              <w:t>BF10</w:t>
            </w:r>
            <w:r w:rsidRPr="00714872">
              <w:rPr>
                <w:color w:val="000000"/>
                <w:sz w:val="22"/>
                <w:szCs w:val="22"/>
                <w:vertAlign w:val="subscript"/>
              </w:rPr>
              <w:t xml:space="preserve"> </w:t>
            </w:r>
            <w:r w:rsidRPr="00714872">
              <w:rPr>
                <w:color w:val="000000"/>
              </w:rPr>
              <w:t>= 0.79</w:t>
            </w:r>
          </w:p>
        </w:tc>
        <w:tc>
          <w:tcPr>
            <w:tcW w:w="1534" w:type="dxa"/>
            <w:tcBorders>
              <w:top w:val="nil"/>
              <w:left w:val="nil"/>
              <w:bottom w:val="nil"/>
              <w:right w:val="nil"/>
            </w:tcBorders>
            <w:shd w:val="clear" w:color="auto" w:fill="auto"/>
            <w:vAlign w:val="center"/>
            <w:hideMark/>
          </w:tcPr>
          <w:p w14:paraId="3F3A95A1"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0.35</w:t>
            </w:r>
          </w:p>
        </w:tc>
        <w:tc>
          <w:tcPr>
            <w:tcW w:w="1303" w:type="dxa"/>
            <w:tcBorders>
              <w:top w:val="nil"/>
              <w:left w:val="nil"/>
              <w:bottom w:val="nil"/>
              <w:right w:val="nil"/>
            </w:tcBorders>
            <w:shd w:val="clear" w:color="auto" w:fill="auto"/>
            <w:vAlign w:val="center"/>
            <w:hideMark/>
          </w:tcPr>
          <w:p w14:paraId="458B25D1"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sz w:val="22"/>
                <w:szCs w:val="22"/>
                <w:u w:val="single"/>
                <w:vertAlign w:val="subscript"/>
              </w:rPr>
              <w:t xml:space="preserve"> </w:t>
            </w:r>
            <w:r w:rsidRPr="00714872">
              <w:rPr>
                <w:color w:val="000000"/>
              </w:rPr>
              <w:t>= 0.49</w:t>
            </w:r>
          </w:p>
        </w:tc>
        <w:tc>
          <w:tcPr>
            <w:tcW w:w="1299" w:type="dxa"/>
            <w:tcBorders>
              <w:top w:val="nil"/>
              <w:left w:val="nil"/>
              <w:bottom w:val="nil"/>
              <w:right w:val="nil"/>
            </w:tcBorders>
            <w:shd w:val="clear" w:color="auto" w:fill="auto"/>
            <w:vAlign w:val="center"/>
            <w:hideMark/>
          </w:tcPr>
          <w:p w14:paraId="0636A516"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0.22</w:t>
            </w:r>
          </w:p>
        </w:tc>
        <w:tc>
          <w:tcPr>
            <w:tcW w:w="1641" w:type="dxa"/>
            <w:tcBorders>
              <w:top w:val="nil"/>
              <w:left w:val="nil"/>
              <w:bottom w:val="nil"/>
              <w:right w:val="nil"/>
            </w:tcBorders>
            <w:shd w:val="clear" w:color="auto" w:fill="auto"/>
            <w:vAlign w:val="center"/>
            <w:hideMark/>
          </w:tcPr>
          <w:p w14:paraId="7967EE84"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0.30</w:t>
            </w:r>
          </w:p>
        </w:tc>
        <w:tc>
          <w:tcPr>
            <w:tcW w:w="1261" w:type="dxa"/>
            <w:tcBorders>
              <w:top w:val="nil"/>
              <w:left w:val="nil"/>
              <w:bottom w:val="nil"/>
              <w:right w:val="nil"/>
            </w:tcBorders>
            <w:shd w:val="clear" w:color="auto" w:fill="auto"/>
            <w:vAlign w:val="center"/>
            <w:hideMark/>
          </w:tcPr>
          <w:p w14:paraId="233640A1"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0.18</w:t>
            </w:r>
          </w:p>
        </w:tc>
      </w:tr>
      <w:tr w:rsidR="00714872" w:rsidRPr="00714872" w14:paraId="68FAF8F1" w14:textId="77777777" w:rsidTr="00714872">
        <w:trPr>
          <w:divId w:val="1401826220"/>
          <w:trHeight w:val="177"/>
        </w:trPr>
        <w:tc>
          <w:tcPr>
            <w:tcW w:w="2239" w:type="dxa"/>
            <w:vMerge w:val="restart"/>
            <w:tcBorders>
              <w:top w:val="nil"/>
              <w:left w:val="nil"/>
              <w:bottom w:val="nil"/>
              <w:right w:val="nil"/>
            </w:tcBorders>
            <w:shd w:val="clear" w:color="auto" w:fill="auto"/>
            <w:vAlign w:val="center"/>
            <w:hideMark/>
          </w:tcPr>
          <w:p w14:paraId="663A88AC" w14:textId="77777777" w:rsidR="00714872" w:rsidRPr="00714872" w:rsidRDefault="00714872" w:rsidP="00714872">
            <w:pPr>
              <w:rPr>
                <w:b/>
                <w:bCs/>
                <w:color w:val="000000"/>
              </w:rPr>
            </w:pPr>
            <w:r w:rsidRPr="00714872">
              <w:rPr>
                <w:b/>
                <w:bCs/>
                <w:color w:val="000000"/>
              </w:rPr>
              <w:t>MT Error Slope (-)</w:t>
            </w:r>
          </w:p>
        </w:tc>
        <w:tc>
          <w:tcPr>
            <w:tcW w:w="1470" w:type="dxa"/>
            <w:tcBorders>
              <w:top w:val="nil"/>
              <w:left w:val="nil"/>
              <w:bottom w:val="nil"/>
              <w:right w:val="nil"/>
            </w:tcBorders>
            <w:shd w:val="clear" w:color="auto" w:fill="auto"/>
            <w:vAlign w:val="center"/>
            <w:hideMark/>
          </w:tcPr>
          <w:p w14:paraId="6E9A0938" w14:textId="77777777" w:rsidR="00714872" w:rsidRPr="00714872" w:rsidRDefault="00714872" w:rsidP="00714872">
            <w:pPr>
              <w:jc w:val="both"/>
              <w:rPr>
                <w:i/>
                <w:iCs/>
                <w:color w:val="000000"/>
              </w:rPr>
            </w:pPr>
            <w:r w:rsidRPr="00714872">
              <w:rPr>
                <w:i/>
                <w:iCs/>
                <w:color w:val="000000"/>
              </w:rPr>
              <w:t xml:space="preserve">r = - </w:t>
            </w:r>
            <w:r w:rsidRPr="00714872">
              <w:rPr>
                <w:color w:val="000000"/>
              </w:rPr>
              <w:t>0.22</w:t>
            </w:r>
          </w:p>
        </w:tc>
        <w:tc>
          <w:tcPr>
            <w:tcW w:w="1534" w:type="dxa"/>
            <w:tcBorders>
              <w:top w:val="nil"/>
              <w:left w:val="nil"/>
              <w:bottom w:val="nil"/>
              <w:right w:val="nil"/>
            </w:tcBorders>
            <w:shd w:val="clear" w:color="auto" w:fill="auto"/>
            <w:vAlign w:val="center"/>
            <w:hideMark/>
          </w:tcPr>
          <w:p w14:paraId="2660A846" w14:textId="77777777" w:rsidR="00714872" w:rsidRPr="00714872" w:rsidRDefault="00714872" w:rsidP="00714872">
            <w:pPr>
              <w:rPr>
                <w:i/>
                <w:iCs/>
                <w:color w:val="000000"/>
              </w:rPr>
            </w:pPr>
            <w:r w:rsidRPr="00714872">
              <w:rPr>
                <w:i/>
                <w:iCs/>
                <w:color w:val="000000"/>
              </w:rPr>
              <w:t xml:space="preserve">r = - </w:t>
            </w:r>
            <w:r w:rsidRPr="00714872">
              <w:rPr>
                <w:color w:val="000000"/>
              </w:rPr>
              <w:t>0.03</w:t>
            </w:r>
          </w:p>
        </w:tc>
        <w:tc>
          <w:tcPr>
            <w:tcW w:w="1303" w:type="dxa"/>
            <w:tcBorders>
              <w:top w:val="nil"/>
              <w:left w:val="nil"/>
              <w:bottom w:val="nil"/>
              <w:right w:val="nil"/>
            </w:tcBorders>
            <w:shd w:val="clear" w:color="auto" w:fill="auto"/>
            <w:vAlign w:val="center"/>
            <w:hideMark/>
          </w:tcPr>
          <w:p w14:paraId="652453E1" w14:textId="77777777" w:rsidR="00714872" w:rsidRPr="00714872" w:rsidRDefault="00714872" w:rsidP="00714872">
            <w:pPr>
              <w:jc w:val="both"/>
              <w:rPr>
                <w:i/>
                <w:iCs/>
                <w:color w:val="000000"/>
              </w:rPr>
            </w:pPr>
            <w:r w:rsidRPr="00714872">
              <w:rPr>
                <w:i/>
                <w:iCs/>
                <w:color w:val="000000"/>
              </w:rPr>
              <w:t xml:space="preserve">r = - </w:t>
            </w:r>
            <w:r w:rsidRPr="00714872">
              <w:rPr>
                <w:color w:val="000000"/>
              </w:rPr>
              <w:t>0.14</w:t>
            </w:r>
          </w:p>
        </w:tc>
        <w:tc>
          <w:tcPr>
            <w:tcW w:w="1299" w:type="dxa"/>
            <w:tcBorders>
              <w:top w:val="nil"/>
              <w:left w:val="nil"/>
              <w:bottom w:val="nil"/>
              <w:right w:val="nil"/>
            </w:tcBorders>
            <w:shd w:val="clear" w:color="auto" w:fill="auto"/>
            <w:vAlign w:val="center"/>
            <w:hideMark/>
          </w:tcPr>
          <w:p w14:paraId="3DB2BF65" w14:textId="77777777" w:rsidR="00714872" w:rsidRPr="00714872" w:rsidRDefault="00714872" w:rsidP="00714872">
            <w:pPr>
              <w:rPr>
                <w:i/>
                <w:iCs/>
                <w:color w:val="000000"/>
              </w:rPr>
            </w:pPr>
            <w:r w:rsidRPr="00714872">
              <w:rPr>
                <w:i/>
                <w:iCs/>
                <w:color w:val="000000"/>
              </w:rPr>
              <w:t>r = -0.27</w:t>
            </w:r>
            <w:r w:rsidRPr="00714872">
              <w:rPr>
                <w:color w:val="000000"/>
              </w:rPr>
              <w:t>*</w:t>
            </w:r>
          </w:p>
        </w:tc>
        <w:tc>
          <w:tcPr>
            <w:tcW w:w="1641" w:type="dxa"/>
            <w:tcBorders>
              <w:top w:val="nil"/>
              <w:left w:val="nil"/>
              <w:bottom w:val="nil"/>
              <w:right w:val="nil"/>
            </w:tcBorders>
            <w:shd w:val="clear" w:color="auto" w:fill="auto"/>
            <w:vAlign w:val="center"/>
            <w:hideMark/>
          </w:tcPr>
          <w:p w14:paraId="0D656BAC" w14:textId="77777777" w:rsidR="00714872" w:rsidRPr="00714872" w:rsidRDefault="00714872" w:rsidP="00714872">
            <w:pPr>
              <w:rPr>
                <w:i/>
                <w:iCs/>
                <w:color w:val="000000"/>
              </w:rPr>
            </w:pPr>
            <w:r w:rsidRPr="00714872">
              <w:rPr>
                <w:i/>
                <w:iCs/>
                <w:color w:val="000000"/>
              </w:rPr>
              <w:t xml:space="preserve">r = </w:t>
            </w:r>
            <w:r w:rsidRPr="00714872">
              <w:rPr>
                <w:color w:val="000000"/>
              </w:rPr>
              <w:t>-0.13</w:t>
            </w:r>
          </w:p>
        </w:tc>
        <w:tc>
          <w:tcPr>
            <w:tcW w:w="1261" w:type="dxa"/>
            <w:tcBorders>
              <w:top w:val="nil"/>
              <w:left w:val="nil"/>
              <w:bottom w:val="nil"/>
              <w:right w:val="nil"/>
            </w:tcBorders>
            <w:shd w:val="clear" w:color="auto" w:fill="auto"/>
            <w:vAlign w:val="center"/>
            <w:hideMark/>
          </w:tcPr>
          <w:p w14:paraId="06E06122" w14:textId="77777777" w:rsidR="00714872" w:rsidRPr="00714872" w:rsidRDefault="00714872" w:rsidP="00714872">
            <w:pPr>
              <w:rPr>
                <w:i/>
                <w:iCs/>
                <w:color w:val="000000"/>
              </w:rPr>
            </w:pPr>
            <w:r w:rsidRPr="00714872">
              <w:rPr>
                <w:i/>
                <w:iCs/>
                <w:color w:val="000000"/>
              </w:rPr>
              <w:t>r = -0.29</w:t>
            </w:r>
          </w:p>
        </w:tc>
      </w:tr>
      <w:tr w:rsidR="00714872" w:rsidRPr="00714872" w14:paraId="15C64E75" w14:textId="77777777" w:rsidTr="00714872">
        <w:trPr>
          <w:divId w:val="1401826220"/>
          <w:trHeight w:val="177"/>
        </w:trPr>
        <w:tc>
          <w:tcPr>
            <w:tcW w:w="2239" w:type="dxa"/>
            <w:vMerge/>
            <w:tcBorders>
              <w:top w:val="nil"/>
              <w:left w:val="nil"/>
              <w:bottom w:val="nil"/>
              <w:right w:val="nil"/>
            </w:tcBorders>
            <w:vAlign w:val="center"/>
            <w:hideMark/>
          </w:tcPr>
          <w:p w14:paraId="7F2D1A1A"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004F4E83" w14:textId="77777777" w:rsidR="00714872" w:rsidRPr="00714872" w:rsidRDefault="00714872" w:rsidP="00714872">
            <w:pPr>
              <w:jc w:val="both"/>
              <w:rPr>
                <w:i/>
                <w:iCs/>
                <w:color w:val="000000"/>
              </w:rPr>
            </w:pPr>
            <w:r w:rsidRPr="00714872">
              <w:rPr>
                <w:i/>
                <w:iCs/>
                <w:color w:val="000000"/>
              </w:rPr>
              <w:t>p =</w:t>
            </w:r>
            <w:r w:rsidRPr="00714872">
              <w:rPr>
                <w:color w:val="000000"/>
              </w:rPr>
              <w:t xml:space="preserve"> 0.07</w:t>
            </w:r>
          </w:p>
        </w:tc>
        <w:tc>
          <w:tcPr>
            <w:tcW w:w="1534" w:type="dxa"/>
            <w:tcBorders>
              <w:top w:val="nil"/>
              <w:left w:val="nil"/>
              <w:bottom w:val="nil"/>
              <w:right w:val="nil"/>
            </w:tcBorders>
            <w:shd w:val="clear" w:color="auto" w:fill="auto"/>
            <w:vAlign w:val="center"/>
            <w:hideMark/>
          </w:tcPr>
          <w:p w14:paraId="7D839CD3" w14:textId="77777777" w:rsidR="00714872" w:rsidRPr="00714872" w:rsidRDefault="00714872" w:rsidP="00714872">
            <w:pPr>
              <w:rPr>
                <w:i/>
                <w:iCs/>
                <w:color w:val="000000"/>
              </w:rPr>
            </w:pPr>
            <w:r w:rsidRPr="00714872">
              <w:rPr>
                <w:i/>
                <w:iCs/>
                <w:color w:val="000000"/>
              </w:rPr>
              <w:t xml:space="preserve">p = </w:t>
            </w:r>
            <w:r w:rsidRPr="00714872">
              <w:rPr>
                <w:color w:val="000000"/>
              </w:rPr>
              <w:t>0.45</w:t>
            </w:r>
          </w:p>
        </w:tc>
        <w:tc>
          <w:tcPr>
            <w:tcW w:w="1303" w:type="dxa"/>
            <w:tcBorders>
              <w:top w:val="nil"/>
              <w:left w:val="nil"/>
              <w:bottom w:val="nil"/>
              <w:right w:val="nil"/>
            </w:tcBorders>
            <w:shd w:val="clear" w:color="auto" w:fill="auto"/>
            <w:vAlign w:val="center"/>
            <w:hideMark/>
          </w:tcPr>
          <w:p w14:paraId="3D24556C" w14:textId="77777777" w:rsidR="00714872" w:rsidRPr="00714872" w:rsidRDefault="00714872" w:rsidP="00714872">
            <w:pPr>
              <w:jc w:val="both"/>
              <w:rPr>
                <w:i/>
                <w:iCs/>
                <w:color w:val="000000"/>
              </w:rPr>
            </w:pPr>
            <w:r w:rsidRPr="00714872">
              <w:rPr>
                <w:i/>
                <w:iCs/>
                <w:color w:val="000000"/>
              </w:rPr>
              <w:t>p =</w:t>
            </w:r>
            <w:r w:rsidRPr="00714872">
              <w:rPr>
                <w:color w:val="000000"/>
              </w:rPr>
              <w:t xml:space="preserve"> 0.25</w:t>
            </w:r>
          </w:p>
        </w:tc>
        <w:tc>
          <w:tcPr>
            <w:tcW w:w="1299" w:type="dxa"/>
            <w:tcBorders>
              <w:top w:val="nil"/>
              <w:left w:val="nil"/>
              <w:bottom w:val="nil"/>
              <w:right w:val="nil"/>
            </w:tcBorders>
            <w:shd w:val="clear" w:color="auto" w:fill="auto"/>
            <w:vAlign w:val="center"/>
            <w:hideMark/>
          </w:tcPr>
          <w:p w14:paraId="35EDE162" w14:textId="77777777" w:rsidR="00714872" w:rsidRPr="00714872" w:rsidRDefault="00714872" w:rsidP="00714872">
            <w:pPr>
              <w:rPr>
                <w:i/>
                <w:iCs/>
                <w:color w:val="000000"/>
              </w:rPr>
            </w:pPr>
            <w:r w:rsidRPr="00714872">
              <w:rPr>
                <w:i/>
                <w:iCs/>
                <w:color w:val="000000"/>
              </w:rPr>
              <w:t>p =</w:t>
            </w:r>
            <w:r w:rsidRPr="00714872">
              <w:rPr>
                <w:color w:val="000000"/>
              </w:rPr>
              <w:t xml:space="preserve"> 0.03</w:t>
            </w:r>
          </w:p>
        </w:tc>
        <w:tc>
          <w:tcPr>
            <w:tcW w:w="1641" w:type="dxa"/>
            <w:tcBorders>
              <w:top w:val="nil"/>
              <w:left w:val="nil"/>
              <w:bottom w:val="nil"/>
              <w:right w:val="nil"/>
            </w:tcBorders>
            <w:shd w:val="clear" w:color="auto" w:fill="auto"/>
            <w:vAlign w:val="center"/>
            <w:hideMark/>
          </w:tcPr>
          <w:p w14:paraId="01EC3B95" w14:textId="77777777" w:rsidR="00714872" w:rsidRPr="00714872" w:rsidRDefault="00714872" w:rsidP="00714872">
            <w:pPr>
              <w:rPr>
                <w:i/>
                <w:iCs/>
                <w:color w:val="000000"/>
              </w:rPr>
            </w:pPr>
            <w:r w:rsidRPr="00714872">
              <w:rPr>
                <w:i/>
                <w:iCs/>
                <w:color w:val="000000"/>
              </w:rPr>
              <w:t xml:space="preserve">p </w:t>
            </w:r>
            <w:r w:rsidRPr="00714872">
              <w:rPr>
                <w:color w:val="000000"/>
              </w:rPr>
              <w:t>= 0.27</w:t>
            </w:r>
          </w:p>
        </w:tc>
        <w:tc>
          <w:tcPr>
            <w:tcW w:w="1261" w:type="dxa"/>
            <w:tcBorders>
              <w:top w:val="nil"/>
              <w:left w:val="nil"/>
              <w:bottom w:val="nil"/>
              <w:right w:val="nil"/>
            </w:tcBorders>
            <w:shd w:val="clear" w:color="auto" w:fill="auto"/>
            <w:vAlign w:val="center"/>
            <w:hideMark/>
          </w:tcPr>
          <w:p w14:paraId="5EB66179" w14:textId="77777777" w:rsidR="00714872" w:rsidRPr="00714872" w:rsidRDefault="00714872" w:rsidP="00714872">
            <w:pPr>
              <w:rPr>
                <w:i/>
                <w:iCs/>
                <w:color w:val="000000"/>
              </w:rPr>
            </w:pPr>
            <w:r w:rsidRPr="00714872">
              <w:rPr>
                <w:i/>
                <w:iCs/>
                <w:color w:val="000000"/>
              </w:rPr>
              <w:t xml:space="preserve">p = </w:t>
            </w:r>
            <w:r w:rsidRPr="00714872">
              <w:rPr>
                <w:color w:val="000000"/>
              </w:rPr>
              <w:t>0.08</w:t>
            </w:r>
          </w:p>
        </w:tc>
      </w:tr>
      <w:tr w:rsidR="00714872" w:rsidRPr="00714872" w14:paraId="1F9EAA98" w14:textId="77777777" w:rsidTr="00714872">
        <w:trPr>
          <w:divId w:val="1401826220"/>
          <w:trHeight w:val="198"/>
        </w:trPr>
        <w:tc>
          <w:tcPr>
            <w:tcW w:w="2239" w:type="dxa"/>
            <w:vMerge/>
            <w:tcBorders>
              <w:top w:val="nil"/>
              <w:left w:val="nil"/>
              <w:bottom w:val="nil"/>
              <w:right w:val="nil"/>
            </w:tcBorders>
            <w:vAlign w:val="center"/>
            <w:hideMark/>
          </w:tcPr>
          <w:p w14:paraId="73BC8D68"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2389C3BF" w14:textId="77777777" w:rsidR="00714872" w:rsidRPr="00714872" w:rsidRDefault="00714872" w:rsidP="00714872">
            <w:pPr>
              <w:jc w:val="both"/>
              <w:rPr>
                <w:color w:val="000000"/>
                <w:sz w:val="22"/>
                <w:szCs w:val="22"/>
              </w:rPr>
            </w:pPr>
            <w:r w:rsidRPr="00714872">
              <w:rPr>
                <w:color w:val="000000"/>
                <w:sz w:val="22"/>
                <w:szCs w:val="22"/>
              </w:rPr>
              <w:t>BF10</w:t>
            </w:r>
            <w:r w:rsidRPr="00714872">
              <w:rPr>
                <w:color w:val="000000"/>
                <w:sz w:val="22"/>
                <w:szCs w:val="22"/>
                <w:vertAlign w:val="subscript"/>
              </w:rPr>
              <w:t xml:space="preserve"> </w:t>
            </w:r>
            <w:r w:rsidRPr="00714872">
              <w:rPr>
                <w:color w:val="000000"/>
              </w:rPr>
              <w:t>= 0.98</w:t>
            </w:r>
          </w:p>
        </w:tc>
        <w:tc>
          <w:tcPr>
            <w:tcW w:w="1534" w:type="dxa"/>
            <w:tcBorders>
              <w:top w:val="nil"/>
              <w:left w:val="nil"/>
              <w:bottom w:val="nil"/>
              <w:right w:val="nil"/>
            </w:tcBorders>
            <w:shd w:val="clear" w:color="auto" w:fill="auto"/>
            <w:vAlign w:val="center"/>
            <w:hideMark/>
          </w:tcPr>
          <w:p w14:paraId="77273EB1"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0.28</w:t>
            </w:r>
          </w:p>
        </w:tc>
        <w:tc>
          <w:tcPr>
            <w:tcW w:w="1303" w:type="dxa"/>
            <w:tcBorders>
              <w:top w:val="nil"/>
              <w:left w:val="nil"/>
              <w:bottom w:val="nil"/>
              <w:right w:val="nil"/>
            </w:tcBorders>
            <w:shd w:val="clear" w:color="auto" w:fill="auto"/>
            <w:vAlign w:val="center"/>
            <w:hideMark/>
          </w:tcPr>
          <w:p w14:paraId="379CF101"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0.45</w:t>
            </w:r>
          </w:p>
        </w:tc>
        <w:tc>
          <w:tcPr>
            <w:tcW w:w="1299" w:type="dxa"/>
            <w:tcBorders>
              <w:top w:val="nil"/>
              <w:left w:val="nil"/>
              <w:bottom w:val="nil"/>
              <w:right w:val="nil"/>
            </w:tcBorders>
            <w:shd w:val="clear" w:color="auto" w:fill="auto"/>
            <w:vAlign w:val="center"/>
            <w:hideMark/>
          </w:tcPr>
          <w:p w14:paraId="1AD69200"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1.94</w:t>
            </w:r>
          </w:p>
        </w:tc>
        <w:tc>
          <w:tcPr>
            <w:tcW w:w="1641" w:type="dxa"/>
            <w:tcBorders>
              <w:top w:val="nil"/>
              <w:left w:val="nil"/>
              <w:bottom w:val="nil"/>
              <w:right w:val="nil"/>
            </w:tcBorders>
            <w:shd w:val="clear" w:color="auto" w:fill="auto"/>
            <w:vAlign w:val="center"/>
            <w:hideMark/>
          </w:tcPr>
          <w:p w14:paraId="34ABCD49"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0.44</w:t>
            </w:r>
          </w:p>
        </w:tc>
        <w:tc>
          <w:tcPr>
            <w:tcW w:w="1261" w:type="dxa"/>
            <w:tcBorders>
              <w:top w:val="nil"/>
              <w:left w:val="nil"/>
              <w:bottom w:val="nil"/>
              <w:right w:val="nil"/>
            </w:tcBorders>
            <w:shd w:val="clear" w:color="auto" w:fill="auto"/>
            <w:vAlign w:val="center"/>
            <w:hideMark/>
          </w:tcPr>
          <w:p w14:paraId="3DEF47B4"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1.2</w:t>
            </w:r>
          </w:p>
        </w:tc>
      </w:tr>
      <w:tr w:rsidR="00714872" w:rsidRPr="00714872" w14:paraId="6FF7960F" w14:textId="77777777" w:rsidTr="00714872">
        <w:trPr>
          <w:divId w:val="1401826220"/>
          <w:trHeight w:val="357"/>
        </w:trPr>
        <w:tc>
          <w:tcPr>
            <w:tcW w:w="2239" w:type="dxa"/>
            <w:vMerge w:val="restart"/>
            <w:tcBorders>
              <w:top w:val="nil"/>
              <w:left w:val="nil"/>
              <w:bottom w:val="nil"/>
              <w:right w:val="nil"/>
            </w:tcBorders>
            <w:shd w:val="clear" w:color="auto" w:fill="auto"/>
            <w:vAlign w:val="center"/>
            <w:hideMark/>
          </w:tcPr>
          <w:p w14:paraId="250359C5" w14:textId="77777777" w:rsidR="00714872" w:rsidRPr="00714872" w:rsidRDefault="00714872" w:rsidP="00714872">
            <w:pPr>
              <w:rPr>
                <w:b/>
                <w:bCs/>
                <w:color w:val="000000"/>
              </w:rPr>
            </w:pPr>
            <w:r w:rsidRPr="00714872">
              <w:rPr>
                <w:b/>
                <w:bCs/>
                <w:color w:val="000000"/>
              </w:rPr>
              <w:t>ASL Accuracy (+)</w:t>
            </w:r>
          </w:p>
        </w:tc>
        <w:tc>
          <w:tcPr>
            <w:tcW w:w="1470" w:type="dxa"/>
            <w:tcBorders>
              <w:top w:val="nil"/>
              <w:left w:val="nil"/>
              <w:bottom w:val="nil"/>
              <w:right w:val="nil"/>
            </w:tcBorders>
            <w:shd w:val="clear" w:color="auto" w:fill="auto"/>
            <w:vAlign w:val="center"/>
            <w:hideMark/>
          </w:tcPr>
          <w:p w14:paraId="0C979829" w14:textId="77777777" w:rsidR="00714872" w:rsidRPr="00714872" w:rsidRDefault="00714872" w:rsidP="00714872">
            <w:pPr>
              <w:jc w:val="both"/>
              <w:rPr>
                <w:i/>
                <w:iCs/>
                <w:color w:val="000000"/>
                <w:u w:val="single"/>
              </w:rPr>
            </w:pPr>
            <w:r w:rsidRPr="00714872">
              <w:rPr>
                <w:i/>
                <w:iCs/>
                <w:color w:val="000000"/>
                <w:u w:val="single"/>
              </w:rPr>
              <w:t xml:space="preserve">r = </w:t>
            </w:r>
            <w:r w:rsidRPr="00714872">
              <w:rPr>
                <w:color w:val="000000"/>
                <w:u w:val="single"/>
              </w:rPr>
              <w:t>0.49***</w:t>
            </w:r>
          </w:p>
        </w:tc>
        <w:tc>
          <w:tcPr>
            <w:tcW w:w="1534" w:type="dxa"/>
            <w:tcBorders>
              <w:top w:val="nil"/>
              <w:left w:val="nil"/>
              <w:bottom w:val="nil"/>
              <w:right w:val="nil"/>
            </w:tcBorders>
            <w:shd w:val="clear" w:color="auto" w:fill="auto"/>
            <w:vAlign w:val="center"/>
            <w:hideMark/>
          </w:tcPr>
          <w:p w14:paraId="2EB51C36" w14:textId="77777777" w:rsidR="00714872" w:rsidRPr="00714872" w:rsidRDefault="00714872" w:rsidP="00714872">
            <w:pPr>
              <w:rPr>
                <w:i/>
                <w:iCs/>
                <w:color w:val="000000"/>
              </w:rPr>
            </w:pPr>
            <w:r w:rsidRPr="00714872">
              <w:rPr>
                <w:i/>
                <w:iCs/>
                <w:color w:val="000000"/>
              </w:rPr>
              <w:t xml:space="preserve">r = </w:t>
            </w:r>
            <w:r w:rsidRPr="00714872">
              <w:rPr>
                <w:color w:val="000000"/>
              </w:rPr>
              <w:t>0.50*</w:t>
            </w:r>
          </w:p>
        </w:tc>
        <w:tc>
          <w:tcPr>
            <w:tcW w:w="1303" w:type="dxa"/>
            <w:tcBorders>
              <w:top w:val="nil"/>
              <w:left w:val="nil"/>
              <w:bottom w:val="nil"/>
              <w:right w:val="nil"/>
            </w:tcBorders>
            <w:shd w:val="clear" w:color="auto" w:fill="auto"/>
            <w:vAlign w:val="center"/>
            <w:hideMark/>
          </w:tcPr>
          <w:p w14:paraId="750809BF" w14:textId="77777777" w:rsidR="00714872" w:rsidRPr="00714872" w:rsidRDefault="00714872" w:rsidP="00714872">
            <w:pPr>
              <w:jc w:val="both"/>
              <w:rPr>
                <w:i/>
                <w:iCs/>
                <w:color w:val="000000"/>
              </w:rPr>
            </w:pPr>
            <w:r w:rsidRPr="00714872">
              <w:rPr>
                <w:i/>
                <w:iCs/>
                <w:color w:val="000000"/>
              </w:rPr>
              <w:t xml:space="preserve">r = </w:t>
            </w:r>
            <w:r w:rsidRPr="00714872">
              <w:rPr>
                <w:color w:val="000000"/>
              </w:rPr>
              <w:t>0.20</w:t>
            </w:r>
          </w:p>
        </w:tc>
        <w:tc>
          <w:tcPr>
            <w:tcW w:w="1299" w:type="dxa"/>
            <w:tcBorders>
              <w:top w:val="nil"/>
              <w:left w:val="nil"/>
              <w:bottom w:val="nil"/>
              <w:right w:val="nil"/>
            </w:tcBorders>
            <w:shd w:val="clear" w:color="auto" w:fill="auto"/>
            <w:vAlign w:val="center"/>
            <w:hideMark/>
          </w:tcPr>
          <w:p w14:paraId="506AE530" w14:textId="77777777" w:rsidR="00714872" w:rsidRPr="00714872" w:rsidRDefault="00714872" w:rsidP="00714872">
            <w:pPr>
              <w:rPr>
                <w:i/>
                <w:iCs/>
                <w:color w:val="000000"/>
              </w:rPr>
            </w:pPr>
            <w:r w:rsidRPr="00714872">
              <w:rPr>
                <w:i/>
                <w:iCs/>
                <w:color w:val="000000"/>
              </w:rPr>
              <w:t xml:space="preserve">r = </w:t>
            </w:r>
            <w:r w:rsidRPr="00714872">
              <w:rPr>
                <w:color w:val="000000"/>
              </w:rPr>
              <w:t>0.26</w:t>
            </w:r>
          </w:p>
        </w:tc>
        <w:tc>
          <w:tcPr>
            <w:tcW w:w="1641" w:type="dxa"/>
            <w:tcBorders>
              <w:top w:val="nil"/>
              <w:left w:val="nil"/>
              <w:bottom w:val="nil"/>
              <w:right w:val="nil"/>
            </w:tcBorders>
            <w:shd w:val="clear" w:color="auto" w:fill="auto"/>
            <w:vAlign w:val="center"/>
            <w:hideMark/>
          </w:tcPr>
          <w:p w14:paraId="2FE74592" w14:textId="77777777" w:rsidR="00714872" w:rsidRPr="00714872" w:rsidRDefault="00714872" w:rsidP="00714872">
            <w:pPr>
              <w:rPr>
                <w:i/>
                <w:iCs/>
                <w:color w:val="000000"/>
              </w:rPr>
            </w:pPr>
            <w:r w:rsidRPr="00714872">
              <w:rPr>
                <w:i/>
                <w:iCs/>
                <w:color w:val="000000"/>
              </w:rPr>
              <w:t xml:space="preserve">r = </w:t>
            </w:r>
            <w:r w:rsidRPr="00714872">
              <w:rPr>
                <w:color w:val="000000"/>
              </w:rPr>
              <w:t>0.21</w:t>
            </w:r>
          </w:p>
        </w:tc>
        <w:tc>
          <w:tcPr>
            <w:tcW w:w="1261" w:type="dxa"/>
            <w:tcBorders>
              <w:top w:val="nil"/>
              <w:left w:val="nil"/>
              <w:bottom w:val="nil"/>
              <w:right w:val="nil"/>
            </w:tcBorders>
            <w:shd w:val="clear" w:color="auto" w:fill="auto"/>
            <w:vAlign w:val="center"/>
            <w:hideMark/>
          </w:tcPr>
          <w:p w14:paraId="5664B16D" w14:textId="77777777" w:rsidR="00714872" w:rsidRPr="00714872" w:rsidRDefault="00714872" w:rsidP="00714872">
            <w:pPr>
              <w:rPr>
                <w:i/>
                <w:iCs/>
                <w:color w:val="000000"/>
              </w:rPr>
            </w:pPr>
            <w:r w:rsidRPr="00714872">
              <w:rPr>
                <w:i/>
                <w:iCs/>
                <w:color w:val="000000"/>
              </w:rPr>
              <w:t xml:space="preserve">r = </w:t>
            </w:r>
            <w:r w:rsidRPr="00714872">
              <w:rPr>
                <w:color w:val="000000"/>
              </w:rPr>
              <w:t>0.01</w:t>
            </w:r>
          </w:p>
        </w:tc>
      </w:tr>
      <w:tr w:rsidR="00714872" w:rsidRPr="00714872" w14:paraId="08B99138" w14:textId="77777777" w:rsidTr="00714872">
        <w:trPr>
          <w:divId w:val="1401826220"/>
          <w:trHeight w:val="177"/>
        </w:trPr>
        <w:tc>
          <w:tcPr>
            <w:tcW w:w="2239" w:type="dxa"/>
            <w:vMerge/>
            <w:tcBorders>
              <w:top w:val="nil"/>
              <w:left w:val="nil"/>
              <w:bottom w:val="nil"/>
              <w:right w:val="nil"/>
            </w:tcBorders>
            <w:vAlign w:val="center"/>
            <w:hideMark/>
          </w:tcPr>
          <w:p w14:paraId="0844BA22"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4FA5676B" w14:textId="77777777" w:rsidR="00714872" w:rsidRPr="00714872" w:rsidRDefault="00714872" w:rsidP="00714872">
            <w:pPr>
              <w:jc w:val="both"/>
              <w:rPr>
                <w:i/>
                <w:iCs/>
                <w:color w:val="000000"/>
                <w:u w:val="single"/>
              </w:rPr>
            </w:pPr>
            <w:r w:rsidRPr="00714872">
              <w:rPr>
                <w:i/>
                <w:iCs/>
                <w:color w:val="000000"/>
                <w:u w:val="single"/>
              </w:rPr>
              <w:t xml:space="preserve">p </w:t>
            </w:r>
            <w:r w:rsidRPr="00714872">
              <w:rPr>
                <w:color w:val="000000"/>
                <w:u w:val="single"/>
              </w:rPr>
              <w:t>&lt; 0.001</w:t>
            </w:r>
          </w:p>
        </w:tc>
        <w:tc>
          <w:tcPr>
            <w:tcW w:w="1534" w:type="dxa"/>
            <w:tcBorders>
              <w:top w:val="nil"/>
              <w:left w:val="nil"/>
              <w:bottom w:val="nil"/>
              <w:right w:val="nil"/>
            </w:tcBorders>
            <w:shd w:val="clear" w:color="auto" w:fill="auto"/>
            <w:vAlign w:val="center"/>
            <w:hideMark/>
          </w:tcPr>
          <w:p w14:paraId="177D4F23" w14:textId="77777777" w:rsidR="00714872" w:rsidRPr="00714872" w:rsidRDefault="00714872" w:rsidP="00714872">
            <w:pPr>
              <w:rPr>
                <w:i/>
                <w:iCs/>
                <w:color w:val="000000"/>
              </w:rPr>
            </w:pPr>
            <w:r w:rsidRPr="00714872">
              <w:rPr>
                <w:i/>
                <w:iCs/>
                <w:color w:val="000000"/>
              </w:rPr>
              <w:t xml:space="preserve">p </w:t>
            </w:r>
            <w:r w:rsidRPr="00714872">
              <w:rPr>
                <w:color w:val="000000"/>
              </w:rPr>
              <w:t>= 0.03</w:t>
            </w:r>
          </w:p>
        </w:tc>
        <w:tc>
          <w:tcPr>
            <w:tcW w:w="1303" w:type="dxa"/>
            <w:tcBorders>
              <w:top w:val="nil"/>
              <w:left w:val="nil"/>
              <w:bottom w:val="nil"/>
              <w:right w:val="nil"/>
            </w:tcBorders>
            <w:shd w:val="clear" w:color="auto" w:fill="auto"/>
            <w:vAlign w:val="center"/>
            <w:hideMark/>
          </w:tcPr>
          <w:p w14:paraId="3D51AE55" w14:textId="77777777" w:rsidR="00714872" w:rsidRPr="00714872" w:rsidRDefault="00714872" w:rsidP="00714872">
            <w:pPr>
              <w:jc w:val="both"/>
              <w:rPr>
                <w:i/>
                <w:iCs/>
                <w:color w:val="000000"/>
              </w:rPr>
            </w:pPr>
            <w:r w:rsidRPr="00714872">
              <w:rPr>
                <w:i/>
                <w:iCs/>
                <w:color w:val="000000"/>
              </w:rPr>
              <w:t>p =</w:t>
            </w:r>
            <w:r w:rsidRPr="00714872">
              <w:rPr>
                <w:color w:val="000000"/>
              </w:rPr>
              <w:t xml:space="preserve"> 0.18</w:t>
            </w:r>
          </w:p>
        </w:tc>
        <w:tc>
          <w:tcPr>
            <w:tcW w:w="1299" w:type="dxa"/>
            <w:tcBorders>
              <w:top w:val="nil"/>
              <w:left w:val="nil"/>
              <w:bottom w:val="nil"/>
              <w:right w:val="nil"/>
            </w:tcBorders>
            <w:shd w:val="clear" w:color="auto" w:fill="auto"/>
            <w:vAlign w:val="center"/>
            <w:hideMark/>
          </w:tcPr>
          <w:p w14:paraId="0199CAB3" w14:textId="77777777" w:rsidR="00714872" w:rsidRPr="00714872" w:rsidRDefault="00714872" w:rsidP="00714872">
            <w:pPr>
              <w:rPr>
                <w:i/>
                <w:iCs/>
                <w:color w:val="000000"/>
              </w:rPr>
            </w:pPr>
            <w:r w:rsidRPr="00714872">
              <w:rPr>
                <w:i/>
                <w:iCs/>
                <w:color w:val="000000"/>
              </w:rPr>
              <w:t>p =</w:t>
            </w:r>
            <w:r w:rsidRPr="00714872">
              <w:rPr>
                <w:color w:val="000000"/>
              </w:rPr>
              <w:t xml:space="preserve"> 0.06</w:t>
            </w:r>
          </w:p>
        </w:tc>
        <w:tc>
          <w:tcPr>
            <w:tcW w:w="1641" w:type="dxa"/>
            <w:tcBorders>
              <w:top w:val="nil"/>
              <w:left w:val="nil"/>
              <w:bottom w:val="nil"/>
              <w:right w:val="nil"/>
            </w:tcBorders>
            <w:shd w:val="clear" w:color="auto" w:fill="auto"/>
            <w:vAlign w:val="center"/>
            <w:hideMark/>
          </w:tcPr>
          <w:p w14:paraId="0401E403" w14:textId="77777777" w:rsidR="00714872" w:rsidRPr="00714872" w:rsidRDefault="00714872" w:rsidP="00714872">
            <w:pPr>
              <w:rPr>
                <w:i/>
                <w:iCs/>
                <w:color w:val="000000"/>
              </w:rPr>
            </w:pPr>
            <w:r w:rsidRPr="00714872">
              <w:rPr>
                <w:i/>
                <w:iCs/>
                <w:color w:val="000000"/>
              </w:rPr>
              <w:t xml:space="preserve">p </w:t>
            </w:r>
            <w:r w:rsidRPr="00714872">
              <w:rPr>
                <w:color w:val="000000"/>
              </w:rPr>
              <w:t>= 0.23</w:t>
            </w:r>
          </w:p>
        </w:tc>
        <w:tc>
          <w:tcPr>
            <w:tcW w:w="1261" w:type="dxa"/>
            <w:tcBorders>
              <w:top w:val="nil"/>
              <w:left w:val="nil"/>
              <w:bottom w:val="nil"/>
              <w:right w:val="nil"/>
            </w:tcBorders>
            <w:shd w:val="clear" w:color="auto" w:fill="auto"/>
            <w:vAlign w:val="center"/>
            <w:hideMark/>
          </w:tcPr>
          <w:p w14:paraId="5794F64B" w14:textId="77777777" w:rsidR="00714872" w:rsidRPr="00714872" w:rsidRDefault="00714872" w:rsidP="00714872">
            <w:pPr>
              <w:rPr>
                <w:i/>
                <w:iCs/>
                <w:color w:val="000000"/>
              </w:rPr>
            </w:pPr>
            <w:r w:rsidRPr="00714872">
              <w:rPr>
                <w:i/>
                <w:iCs/>
                <w:color w:val="000000"/>
              </w:rPr>
              <w:t xml:space="preserve">p = </w:t>
            </w:r>
            <w:r w:rsidRPr="00714872">
              <w:rPr>
                <w:color w:val="000000"/>
              </w:rPr>
              <w:t>0.49</w:t>
            </w:r>
          </w:p>
        </w:tc>
      </w:tr>
      <w:tr w:rsidR="00714872" w:rsidRPr="00714872" w14:paraId="5E502005" w14:textId="77777777" w:rsidTr="00714872">
        <w:trPr>
          <w:divId w:val="1401826220"/>
          <w:trHeight w:val="378"/>
        </w:trPr>
        <w:tc>
          <w:tcPr>
            <w:tcW w:w="2239" w:type="dxa"/>
            <w:vMerge/>
            <w:tcBorders>
              <w:top w:val="nil"/>
              <w:left w:val="nil"/>
              <w:bottom w:val="nil"/>
              <w:right w:val="nil"/>
            </w:tcBorders>
            <w:vAlign w:val="center"/>
            <w:hideMark/>
          </w:tcPr>
          <w:p w14:paraId="5204D022"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1DB18A6F" w14:textId="77777777" w:rsidR="00714872" w:rsidRPr="00714872" w:rsidRDefault="00714872" w:rsidP="00714872">
            <w:pPr>
              <w:jc w:val="both"/>
              <w:rPr>
                <w:color w:val="000000"/>
                <w:sz w:val="22"/>
                <w:szCs w:val="22"/>
                <w:u w:val="single"/>
              </w:rPr>
            </w:pPr>
            <w:r w:rsidRPr="00714872">
              <w:rPr>
                <w:color w:val="000000"/>
                <w:sz w:val="22"/>
                <w:szCs w:val="22"/>
                <w:u w:val="single"/>
              </w:rPr>
              <w:t>BF10</w:t>
            </w:r>
            <w:r w:rsidRPr="00714872">
              <w:rPr>
                <w:color w:val="000000"/>
                <w:sz w:val="22"/>
                <w:szCs w:val="22"/>
                <w:u w:val="single"/>
                <w:vertAlign w:val="subscript"/>
              </w:rPr>
              <w:t xml:space="preserve"> </w:t>
            </w:r>
            <w:r w:rsidRPr="00714872">
              <w:rPr>
                <w:color w:val="000000"/>
                <w:u w:val="single"/>
              </w:rPr>
              <w:t>= 42.70</w:t>
            </w:r>
          </w:p>
        </w:tc>
        <w:tc>
          <w:tcPr>
            <w:tcW w:w="1534" w:type="dxa"/>
            <w:tcBorders>
              <w:top w:val="nil"/>
              <w:left w:val="nil"/>
              <w:bottom w:val="nil"/>
              <w:right w:val="nil"/>
            </w:tcBorders>
            <w:shd w:val="clear" w:color="auto" w:fill="auto"/>
            <w:vAlign w:val="center"/>
            <w:hideMark/>
          </w:tcPr>
          <w:p w14:paraId="3F18953F"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3.28</w:t>
            </w:r>
          </w:p>
        </w:tc>
        <w:tc>
          <w:tcPr>
            <w:tcW w:w="1303" w:type="dxa"/>
            <w:tcBorders>
              <w:top w:val="nil"/>
              <w:left w:val="nil"/>
              <w:bottom w:val="nil"/>
              <w:right w:val="nil"/>
            </w:tcBorders>
            <w:shd w:val="clear" w:color="auto" w:fill="auto"/>
            <w:vAlign w:val="center"/>
            <w:hideMark/>
          </w:tcPr>
          <w:p w14:paraId="2D227252"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sz w:val="22"/>
                <w:szCs w:val="22"/>
                <w:u w:val="single"/>
                <w:vertAlign w:val="subscript"/>
              </w:rPr>
              <w:t xml:space="preserve"> </w:t>
            </w:r>
            <w:r w:rsidRPr="00714872">
              <w:rPr>
                <w:color w:val="000000"/>
              </w:rPr>
              <w:t>= 0.63</w:t>
            </w:r>
          </w:p>
        </w:tc>
        <w:tc>
          <w:tcPr>
            <w:tcW w:w="1299" w:type="dxa"/>
            <w:tcBorders>
              <w:top w:val="nil"/>
              <w:left w:val="nil"/>
              <w:bottom w:val="nil"/>
              <w:right w:val="nil"/>
            </w:tcBorders>
            <w:shd w:val="clear" w:color="auto" w:fill="auto"/>
            <w:vAlign w:val="center"/>
            <w:hideMark/>
          </w:tcPr>
          <w:p w14:paraId="1D8884DD"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1.26</w:t>
            </w:r>
          </w:p>
        </w:tc>
        <w:tc>
          <w:tcPr>
            <w:tcW w:w="1641" w:type="dxa"/>
            <w:tcBorders>
              <w:top w:val="nil"/>
              <w:left w:val="nil"/>
              <w:bottom w:val="nil"/>
              <w:right w:val="nil"/>
            </w:tcBorders>
            <w:shd w:val="clear" w:color="auto" w:fill="auto"/>
            <w:vAlign w:val="center"/>
            <w:hideMark/>
          </w:tcPr>
          <w:p w14:paraId="195DDA4B"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0.62</w:t>
            </w:r>
          </w:p>
        </w:tc>
        <w:tc>
          <w:tcPr>
            <w:tcW w:w="1261" w:type="dxa"/>
            <w:tcBorders>
              <w:top w:val="nil"/>
              <w:left w:val="nil"/>
              <w:bottom w:val="nil"/>
              <w:right w:val="nil"/>
            </w:tcBorders>
            <w:shd w:val="clear" w:color="auto" w:fill="auto"/>
            <w:vAlign w:val="center"/>
            <w:hideMark/>
          </w:tcPr>
          <w:p w14:paraId="408C3814"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0.27</w:t>
            </w:r>
          </w:p>
        </w:tc>
      </w:tr>
      <w:tr w:rsidR="00714872" w:rsidRPr="00714872" w14:paraId="0C8EC481" w14:textId="77777777" w:rsidTr="00714872">
        <w:trPr>
          <w:divId w:val="1401826220"/>
          <w:trHeight w:val="177"/>
        </w:trPr>
        <w:tc>
          <w:tcPr>
            <w:tcW w:w="2239" w:type="dxa"/>
            <w:vMerge w:val="restart"/>
            <w:tcBorders>
              <w:top w:val="nil"/>
              <w:left w:val="nil"/>
              <w:bottom w:val="nil"/>
              <w:right w:val="nil"/>
            </w:tcBorders>
            <w:shd w:val="clear" w:color="auto" w:fill="auto"/>
            <w:vAlign w:val="center"/>
            <w:hideMark/>
          </w:tcPr>
          <w:p w14:paraId="42E947F8" w14:textId="77777777" w:rsidR="00714872" w:rsidRPr="00714872" w:rsidRDefault="00714872" w:rsidP="00714872">
            <w:pPr>
              <w:rPr>
                <w:b/>
                <w:bCs/>
                <w:color w:val="000000"/>
              </w:rPr>
            </w:pPr>
            <w:r w:rsidRPr="00714872">
              <w:rPr>
                <w:b/>
                <w:bCs/>
                <w:color w:val="000000"/>
              </w:rPr>
              <w:t>VSL Accuracy (+)</w:t>
            </w:r>
          </w:p>
        </w:tc>
        <w:tc>
          <w:tcPr>
            <w:tcW w:w="1470" w:type="dxa"/>
            <w:tcBorders>
              <w:top w:val="nil"/>
              <w:left w:val="nil"/>
              <w:bottom w:val="nil"/>
              <w:right w:val="nil"/>
            </w:tcBorders>
            <w:shd w:val="clear" w:color="auto" w:fill="auto"/>
            <w:vAlign w:val="center"/>
            <w:hideMark/>
          </w:tcPr>
          <w:p w14:paraId="0A7ABB01" w14:textId="77777777" w:rsidR="00714872" w:rsidRPr="00714872" w:rsidRDefault="00714872" w:rsidP="00714872">
            <w:pPr>
              <w:jc w:val="both"/>
              <w:rPr>
                <w:i/>
                <w:iCs/>
                <w:color w:val="000000"/>
              </w:rPr>
            </w:pPr>
            <w:r w:rsidRPr="00714872">
              <w:rPr>
                <w:i/>
                <w:iCs/>
                <w:color w:val="000000"/>
              </w:rPr>
              <w:t xml:space="preserve">r </w:t>
            </w:r>
            <w:r w:rsidRPr="00714872">
              <w:rPr>
                <w:color w:val="000000"/>
              </w:rPr>
              <w:t>= -0.12</w:t>
            </w:r>
          </w:p>
        </w:tc>
        <w:tc>
          <w:tcPr>
            <w:tcW w:w="1534" w:type="dxa"/>
            <w:tcBorders>
              <w:top w:val="nil"/>
              <w:left w:val="nil"/>
              <w:bottom w:val="nil"/>
              <w:right w:val="nil"/>
            </w:tcBorders>
            <w:shd w:val="clear" w:color="auto" w:fill="auto"/>
            <w:vAlign w:val="center"/>
            <w:hideMark/>
          </w:tcPr>
          <w:p w14:paraId="2164DAE6" w14:textId="77777777" w:rsidR="00714872" w:rsidRPr="00714872" w:rsidRDefault="00714872" w:rsidP="00714872">
            <w:pPr>
              <w:rPr>
                <w:i/>
                <w:iCs/>
                <w:color w:val="000000"/>
              </w:rPr>
            </w:pPr>
            <w:r w:rsidRPr="00714872">
              <w:rPr>
                <w:i/>
                <w:iCs/>
                <w:color w:val="000000"/>
              </w:rPr>
              <w:t xml:space="preserve">r = </w:t>
            </w:r>
            <w:r w:rsidRPr="00714872">
              <w:rPr>
                <w:color w:val="000000"/>
              </w:rPr>
              <w:t>-0.31</w:t>
            </w:r>
          </w:p>
        </w:tc>
        <w:tc>
          <w:tcPr>
            <w:tcW w:w="1303" w:type="dxa"/>
            <w:tcBorders>
              <w:top w:val="nil"/>
              <w:left w:val="nil"/>
              <w:bottom w:val="nil"/>
              <w:right w:val="nil"/>
            </w:tcBorders>
            <w:shd w:val="clear" w:color="auto" w:fill="auto"/>
            <w:vAlign w:val="center"/>
            <w:hideMark/>
          </w:tcPr>
          <w:p w14:paraId="352E729C" w14:textId="77777777" w:rsidR="00714872" w:rsidRPr="00714872" w:rsidRDefault="00714872" w:rsidP="00714872">
            <w:pPr>
              <w:jc w:val="both"/>
              <w:rPr>
                <w:i/>
                <w:iCs/>
                <w:color w:val="000000"/>
              </w:rPr>
            </w:pPr>
            <w:r w:rsidRPr="00714872">
              <w:rPr>
                <w:i/>
                <w:iCs/>
                <w:color w:val="000000"/>
              </w:rPr>
              <w:t xml:space="preserve">r = </w:t>
            </w:r>
            <w:r w:rsidRPr="00714872">
              <w:rPr>
                <w:color w:val="000000"/>
              </w:rPr>
              <w:t>0.08</w:t>
            </w:r>
          </w:p>
        </w:tc>
        <w:tc>
          <w:tcPr>
            <w:tcW w:w="1299" w:type="dxa"/>
            <w:tcBorders>
              <w:top w:val="nil"/>
              <w:left w:val="nil"/>
              <w:bottom w:val="nil"/>
              <w:right w:val="nil"/>
            </w:tcBorders>
            <w:shd w:val="clear" w:color="auto" w:fill="auto"/>
            <w:vAlign w:val="center"/>
            <w:hideMark/>
          </w:tcPr>
          <w:p w14:paraId="51EFA855" w14:textId="77777777" w:rsidR="00714872" w:rsidRPr="00714872" w:rsidRDefault="00714872" w:rsidP="00714872">
            <w:pPr>
              <w:rPr>
                <w:i/>
                <w:iCs/>
                <w:color w:val="000000"/>
              </w:rPr>
            </w:pPr>
            <w:r w:rsidRPr="00714872">
              <w:rPr>
                <w:i/>
                <w:iCs/>
                <w:color w:val="000000"/>
              </w:rPr>
              <w:t xml:space="preserve">r = </w:t>
            </w:r>
            <w:r w:rsidRPr="00714872">
              <w:rPr>
                <w:color w:val="000000"/>
              </w:rPr>
              <w:t>0.23</w:t>
            </w:r>
          </w:p>
        </w:tc>
        <w:tc>
          <w:tcPr>
            <w:tcW w:w="1641" w:type="dxa"/>
            <w:tcBorders>
              <w:top w:val="nil"/>
              <w:left w:val="nil"/>
              <w:bottom w:val="nil"/>
              <w:right w:val="nil"/>
            </w:tcBorders>
            <w:shd w:val="clear" w:color="auto" w:fill="auto"/>
            <w:vAlign w:val="center"/>
            <w:hideMark/>
          </w:tcPr>
          <w:p w14:paraId="7219A0AA" w14:textId="77777777" w:rsidR="00714872" w:rsidRPr="00714872" w:rsidRDefault="00714872" w:rsidP="00714872">
            <w:pPr>
              <w:rPr>
                <w:i/>
                <w:iCs/>
                <w:color w:val="000000"/>
              </w:rPr>
            </w:pPr>
            <w:r w:rsidRPr="00714872">
              <w:rPr>
                <w:i/>
                <w:iCs/>
                <w:color w:val="000000"/>
              </w:rPr>
              <w:t xml:space="preserve">r = </w:t>
            </w:r>
            <w:r w:rsidRPr="00714872">
              <w:rPr>
                <w:color w:val="000000"/>
              </w:rPr>
              <w:t>0.54*</w:t>
            </w:r>
          </w:p>
        </w:tc>
        <w:tc>
          <w:tcPr>
            <w:tcW w:w="1261" w:type="dxa"/>
            <w:tcBorders>
              <w:top w:val="nil"/>
              <w:left w:val="nil"/>
              <w:bottom w:val="nil"/>
              <w:right w:val="nil"/>
            </w:tcBorders>
            <w:shd w:val="clear" w:color="auto" w:fill="auto"/>
            <w:vAlign w:val="center"/>
            <w:hideMark/>
          </w:tcPr>
          <w:p w14:paraId="5C358727" w14:textId="77777777" w:rsidR="00714872" w:rsidRPr="00714872" w:rsidRDefault="00714872" w:rsidP="00714872">
            <w:pPr>
              <w:rPr>
                <w:i/>
                <w:iCs/>
                <w:color w:val="000000"/>
              </w:rPr>
            </w:pPr>
            <w:r w:rsidRPr="00714872">
              <w:rPr>
                <w:i/>
                <w:iCs/>
                <w:color w:val="000000"/>
              </w:rPr>
              <w:t xml:space="preserve">r = </w:t>
            </w:r>
            <w:r w:rsidRPr="00714872">
              <w:rPr>
                <w:color w:val="000000"/>
              </w:rPr>
              <w:t>0.20</w:t>
            </w:r>
          </w:p>
        </w:tc>
      </w:tr>
      <w:tr w:rsidR="00714872" w:rsidRPr="00714872" w14:paraId="3B451677" w14:textId="77777777" w:rsidTr="00714872">
        <w:trPr>
          <w:divId w:val="1401826220"/>
          <w:trHeight w:val="177"/>
        </w:trPr>
        <w:tc>
          <w:tcPr>
            <w:tcW w:w="2239" w:type="dxa"/>
            <w:vMerge/>
            <w:tcBorders>
              <w:top w:val="nil"/>
              <w:left w:val="nil"/>
              <w:bottom w:val="nil"/>
              <w:right w:val="nil"/>
            </w:tcBorders>
            <w:vAlign w:val="center"/>
            <w:hideMark/>
          </w:tcPr>
          <w:p w14:paraId="5C153A77"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3570CA83" w14:textId="77777777" w:rsidR="00714872" w:rsidRPr="00714872" w:rsidRDefault="00714872" w:rsidP="00714872">
            <w:pPr>
              <w:jc w:val="both"/>
              <w:rPr>
                <w:i/>
                <w:iCs/>
                <w:color w:val="000000"/>
              </w:rPr>
            </w:pPr>
            <w:r w:rsidRPr="00714872">
              <w:rPr>
                <w:i/>
                <w:iCs/>
                <w:color w:val="000000"/>
              </w:rPr>
              <w:t xml:space="preserve">p </w:t>
            </w:r>
            <w:r w:rsidRPr="00714872">
              <w:rPr>
                <w:color w:val="000000"/>
              </w:rPr>
              <w:t>= 0.76</w:t>
            </w:r>
          </w:p>
        </w:tc>
        <w:tc>
          <w:tcPr>
            <w:tcW w:w="1534" w:type="dxa"/>
            <w:tcBorders>
              <w:top w:val="nil"/>
              <w:left w:val="nil"/>
              <w:bottom w:val="nil"/>
              <w:right w:val="nil"/>
            </w:tcBorders>
            <w:shd w:val="clear" w:color="auto" w:fill="auto"/>
            <w:vAlign w:val="center"/>
            <w:hideMark/>
          </w:tcPr>
          <w:p w14:paraId="4315D0EA" w14:textId="77777777" w:rsidR="00714872" w:rsidRPr="00714872" w:rsidRDefault="00714872" w:rsidP="00714872">
            <w:pPr>
              <w:rPr>
                <w:i/>
                <w:iCs/>
                <w:color w:val="000000"/>
              </w:rPr>
            </w:pPr>
            <w:r w:rsidRPr="00714872">
              <w:rPr>
                <w:i/>
                <w:iCs/>
                <w:color w:val="000000"/>
              </w:rPr>
              <w:t xml:space="preserve">p </w:t>
            </w:r>
            <w:r w:rsidRPr="00714872">
              <w:rPr>
                <w:color w:val="000000"/>
              </w:rPr>
              <w:t>= 0.88</w:t>
            </w:r>
          </w:p>
        </w:tc>
        <w:tc>
          <w:tcPr>
            <w:tcW w:w="1303" w:type="dxa"/>
            <w:tcBorders>
              <w:top w:val="nil"/>
              <w:left w:val="nil"/>
              <w:bottom w:val="nil"/>
              <w:right w:val="nil"/>
            </w:tcBorders>
            <w:shd w:val="clear" w:color="auto" w:fill="auto"/>
            <w:vAlign w:val="center"/>
            <w:hideMark/>
          </w:tcPr>
          <w:p w14:paraId="36FC8C3B" w14:textId="77777777" w:rsidR="00714872" w:rsidRPr="00714872" w:rsidRDefault="00714872" w:rsidP="00714872">
            <w:pPr>
              <w:jc w:val="both"/>
              <w:rPr>
                <w:i/>
                <w:iCs/>
                <w:color w:val="000000"/>
              </w:rPr>
            </w:pPr>
            <w:r w:rsidRPr="00714872">
              <w:rPr>
                <w:i/>
                <w:iCs/>
                <w:color w:val="000000"/>
              </w:rPr>
              <w:t>p =</w:t>
            </w:r>
            <w:r w:rsidRPr="00714872">
              <w:rPr>
                <w:color w:val="000000"/>
              </w:rPr>
              <w:t xml:space="preserve"> 0.35</w:t>
            </w:r>
          </w:p>
        </w:tc>
        <w:tc>
          <w:tcPr>
            <w:tcW w:w="1299" w:type="dxa"/>
            <w:tcBorders>
              <w:top w:val="nil"/>
              <w:left w:val="nil"/>
              <w:bottom w:val="nil"/>
              <w:right w:val="nil"/>
            </w:tcBorders>
            <w:shd w:val="clear" w:color="auto" w:fill="auto"/>
            <w:vAlign w:val="center"/>
            <w:hideMark/>
          </w:tcPr>
          <w:p w14:paraId="119C8A81" w14:textId="77777777" w:rsidR="00714872" w:rsidRPr="00714872" w:rsidRDefault="00714872" w:rsidP="00714872">
            <w:pPr>
              <w:rPr>
                <w:i/>
                <w:iCs/>
                <w:color w:val="000000"/>
              </w:rPr>
            </w:pPr>
            <w:r w:rsidRPr="00714872">
              <w:rPr>
                <w:i/>
                <w:iCs/>
                <w:color w:val="000000"/>
              </w:rPr>
              <w:t>p =</w:t>
            </w:r>
            <w:r w:rsidRPr="00714872">
              <w:rPr>
                <w:color w:val="000000"/>
              </w:rPr>
              <w:t xml:space="preserve"> 0.08</w:t>
            </w:r>
          </w:p>
        </w:tc>
        <w:tc>
          <w:tcPr>
            <w:tcW w:w="1641" w:type="dxa"/>
            <w:tcBorders>
              <w:top w:val="nil"/>
              <w:left w:val="nil"/>
              <w:bottom w:val="nil"/>
              <w:right w:val="nil"/>
            </w:tcBorders>
            <w:shd w:val="clear" w:color="auto" w:fill="auto"/>
            <w:vAlign w:val="center"/>
            <w:hideMark/>
          </w:tcPr>
          <w:p w14:paraId="3D7A2CE3" w14:textId="77777777" w:rsidR="00714872" w:rsidRPr="00714872" w:rsidRDefault="00714872" w:rsidP="00714872">
            <w:pPr>
              <w:rPr>
                <w:i/>
                <w:iCs/>
                <w:color w:val="000000"/>
              </w:rPr>
            </w:pPr>
            <w:r w:rsidRPr="00714872">
              <w:rPr>
                <w:i/>
                <w:iCs/>
                <w:color w:val="000000"/>
              </w:rPr>
              <w:t xml:space="preserve">p </w:t>
            </w:r>
            <w:r w:rsidRPr="00714872">
              <w:rPr>
                <w:color w:val="000000"/>
              </w:rPr>
              <w:t>= 0.02</w:t>
            </w:r>
          </w:p>
        </w:tc>
        <w:tc>
          <w:tcPr>
            <w:tcW w:w="1261" w:type="dxa"/>
            <w:tcBorders>
              <w:top w:val="nil"/>
              <w:left w:val="nil"/>
              <w:bottom w:val="nil"/>
              <w:right w:val="nil"/>
            </w:tcBorders>
            <w:shd w:val="clear" w:color="auto" w:fill="auto"/>
            <w:vAlign w:val="center"/>
            <w:hideMark/>
          </w:tcPr>
          <w:p w14:paraId="1318D8E2" w14:textId="77777777" w:rsidR="00714872" w:rsidRPr="00714872" w:rsidRDefault="00714872" w:rsidP="00714872">
            <w:pPr>
              <w:rPr>
                <w:i/>
                <w:iCs/>
                <w:color w:val="000000"/>
              </w:rPr>
            </w:pPr>
            <w:r w:rsidRPr="00714872">
              <w:rPr>
                <w:i/>
                <w:iCs/>
                <w:color w:val="000000"/>
              </w:rPr>
              <w:t xml:space="preserve">p = </w:t>
            </w:r>
            <w:r w:rsidRPr="00714872">
              <w:rPr>
                <w:color w:val="000000"/>
              </w:rPr>
              <w:t>0.19</w:t>
            </w:r>
          </w:p>
        </w:tc>
      </w:tr>
      <w:tr w:rsidR="00714872" w:rsidRPr="00714872" w14:paraId="16B55FEF" w14:textId="77777777" w:rsidTr="00714872">
        <w:trPr>
          <w:divId w:val="1401826220"/>
          <w:trHeight w:val="378"/>
        </w:trPr>
        <w:tc>
          <w:tcPr>
            <w:tcW w:w="2239" w:type="dxa"/>
            <w:vMerge/>
            <w:tcBorders>
              <w:top w:val="nil"/>
              <w:left w:val="nil"/>
              <w:bottom w:val="nil"/>
              <w:right w:val="nil"/>
            </w:tcBorders>
            <w:vAlign w:val="center"/>
            <w:hideMark/>
          </w:tcPr>
          <w:p w14:paraId="647BAE31"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77D67B45"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0.13</w:t>
            </w:r>
          </w:p>
        </w:tc>
        <w:tc>
          <w:tcPr>
            <w:tcW w:w="1534" w:type="dxa"/>
            <w:tcBorders>
              <w:top w:val="nil"/>
              <w:left w:val="nil"/>
              <w:bottom w:val="nil"/>
              <w:right w:val="nil"/>
            </w:tcBorders>
            <w:shd w:val="clear" w:color="auto" w:fill="auto"/>
            <w:vAlign w:val="center"/>
            <w:hideMark/>
          </w:tcPr>
          <w:p w14:paraId="7A43EE5D"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0.16</w:t>
            </w:r>
          </w:p>
        </w:tc>
        <w:tc>
          <w:tcPr>
            <w:tcW w:w="1303" w:type="dxa"/>
            <w:tcBorders>
              <w:top w:val="nil"/>
              <w:left w:val="nil"/>
              <w:bottom w:val="nil"/>
              <w:right w:val="nil"/>
            </w:tcBorders>
            <w:shd w:val="clear" w:color="auto" w:fill="auto"/>
            <w:vAlign w:val="center"/>
            <w:hideMark/>
          </w:tcPr>
          <w:p w14:paraId="1B1C5FFF"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sz w:val="22"/>
                <w:szCs w:val="22"/>
                <w:u w:val="single"/>
                <w:vertAlign w:val="subscript"/>
              </w:rPr>
              <w:t xml:space="preserve"> </w:t>
            </w:r>
            <w:r w:rsidRPr="00714872">
              <w:rPr>
                <w:color w:val="000000"/>
              </w:rPr>
              <w:t>= 0.48</w:t>
            </w:r>
          </w:p>
        </w:tc>
        <w:tc>
          <w:tcPr>
            <w:tcW w:w="1299" w:type="dxa"/>
            <w:tcBorders>
              <w:top w:val="nil"/>
              <w:left w:val="nil"/>
              <w:bottom w:val="nil"/>
              <w:right w:val="nil"/>
            </w:tcBorders>
            <w:shd w:val="clear" w:color="auto" w:fill="auto"/>
            <w:vAlign w:val="center"/>
            <w:hideMark/>
          </w:tcPr>
          <w:p w14:paraId="2A9B7701"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0.93</w:t>
            </w:r>
          </w:p>
        </w:tc>
        <w:tc>
          <w:tcPr>
            <w:tcW w:w="1641" w:type="dxa"/>
            <w:tcBorders>
              <w:top w:val="nil"/>
              <w:left w:val="nil"/>
              <w:bottom w:val="nil"/>
              <w:right w:val="nil"/>
            </w:tcBorders>
            <w:shd w:val="clear" w:color="auto" w:fill="auto"/>
            <w:vAlign w:val="center"/>
            <w:hideMark/>
          </w:tcPr>
          <w:p w14:paraId="29313223"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4.96</w:t>
            </w:r>
          </w:p>
        </w:tc>
        <w:tc>
          <w:tcPr>
            <w:tcW w:w="1261" w:type="dxa"/>
            <w:tcBorders>
              <w:top w:val="nil"/>
              <w:left w:val="nil"/>
              <w:bottom w:val="nil"/>
              <w:right w:val="nil"/>
            </w:tcBorders>
            <w:shd w:val="clear" w:color="auto" w:fill="auto"/>
            <w:vAlign w:val="center"/>
            <w:hideMark/>
          </w:tcPr>
          <w:p w14:paraId="5F5D3B36"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0.60</w:t>
            </w:r>
          </w:p>
        </w:tc>
      </w:tr>
      <w:tr w:rsidR="00714872" w:rsidRPr="00714872" w14:paraId="48A1DD6C" w14:textId="77777777" w:rsidTr="00714872">
        <w:trPr>
          <w:divId w:val="1401826220"/>
          <w:trHeight w:val="177"/>
        </w:trPr>
        <w:tc>
          <w:tcPr>
            <w:tcW w:w="2239" w:type="dxa"/>
            <w:vMerge w:val="restart"/>
            <w:tcBorders>
              <w:top w:val="nil"/>
              <w:left w:val="nil"/>
              <w:bottom w:val="nil"/>
              <w:right w:val="nil"/>
            </w:tcBorders>
            <w:shd w:val="clear" w:color="auto" w:fill="auto"/>
            <w:vAlign w:val="center"/>
            <w:hideMark/>
          </w:tcPr>
          <w:p w14:paraId="472E1B15" w14:textId="77777777" w:rsidR="00714872" w:rsidRPr="00714872" w:rsidRDefault="00714872" w:rsidP="00714872">
            <w:pPr>
              <w:rPr>
                <w:b/>
                <w:bCs/>
                <w:color w:val="000000"/>
              </w:rPr>
            </w:pPr>
            <w:r w:rsidRPr="00714872">
              <w:rPr>
                <w:b/>
                <w:bCs/>
                <w:color w:val="000000"/>
              </w:rPr>
              <w:t>ASL RT Slope (-)</w:t>
            </w:r>
          </w:p>
        </w:tc>
        <w:tc>
          <w:tcPr>
            <w:tcW w:w="1470" w:type="dxa"/>
            <w:tcBorders>
              <w:top w:val="nil"/>
              <w:left w:val="nil"/>
              <w:bottom w:val="nil"/>
              <w:right w:val="nil"/>
            </w:tcBorders>
            <w:shd w:val="clear" w:color="auto" w:fill="auto"/>
            <w:vAlign w:val="center"/>
            <w:hideMark/>
          </w:tcPr>
          <w:p w14:paraId="4ED1C480" w14:textId="77777777" w:rsidR="00714872" w:rsidRPr="00714872" w:rsidRDefault="00714872" w:rsidP="00714872">
            <w:pPr>
              <w:jc w:val="both"/>
              <w:rPr>
                <w:i/>
                <w:iCs/>
                <w:color w:val="000000"/>
              </w:rPr>
            </w:pPr>
            <w:r w:rsidRPr="00714872">
              <w:rPr>
                <w:i/>
                <w:iCs/>
                <w:color w:val="000000"/>
              </w:rPr>
              <w:t xml:space="preserve">r </w:t>
            </w:r>
            <w:r w:rsidRPr="00714872">
              <w:rPr>
                <w:color w:val="000000"/>
              </w:rPr>
              <w:t>= 0.08</w:t>
            </w:r>
          </w:p>
        </w:tc>
        <w:tc>
          <w:tcPr>
            <w:tcW w:w="1534" w:type="dxa"/>
            <w:tcBorders>
              <w:top w:val="nil"/>
              <w:left w:val="nil"/>
              <w:bottom w:val="nil"/>
              <w:right w:val="nil"/>
            </w:tcBorders>
            <w:shd w:val="clear" w:color="auto" w:fill="auto"/>
            <w:vAlign w:val="center"/>
            <w:hideMark/>
          </w:tcPr>
          <w:p w14:paraId="606C5477" w14:textId="77777777" w:rsidR="00714872" w:rsidRPr="00714872" w:rsidRDefault="00714872" w:rsidP="00714872">
            <w:pPr>
              <w:rPr>
                <w:i/>
                <w:iCs/>
                <w:color w:val="000000"/>
              </w:rPr>
            </w:pPr>
            <w:r w:rsidRPr="00714872">
              <w:rPr>
                <w:i/>
                <w:iCs/>
                <w:color w:val="000000"/>
              </w:rPr>
              <w:t xml:space="preserve">r = </w:t>
            </w:r>
            <w:r w:rsidRPr="00714872">
              <w:rPr>
                <w:color w:val="000000"/>
              </w:rPr>
              <w:t>-0.26</w:t>
            </w:r>
          </w:p>
        </w:tc>
        <w:tc>
          <w:tcPr>
            <w:tcW w:w="1303" w:type="dxa"/>
            <w:tcBorders>
              <w:top w:val="nil"/>
              <w:left w:val="nil"/>
              <w:bottom w:val="nil"/>
              <w:right w:val="nil"/>
            </w:tcBorders>
            <w:shd w:val="clear" w:color="auto" w:fill="auto"/>
            <w:vAlign w:val="center"/>
            <w:hideMark/>
          </w:tcPr>
          <w:p w14:paraId="36F13DA3" w14:textId="77777777" w:rsidR="00714872" w:rsidRPr="00714872" w:rsidRDefault="00714872" w:rsidP="00714872">
            <w:pPr>
              <w:jc w:val="both"/>
              <w:rPr>
                <w:i/>
                <w:iCs/>
                <w:color w:val="000000"/>
              </w:rPr>
            </w:pPr>
            <w:r w:rsidRPr="00714872">
              <w:rPr>
                <w:i/>
                <w:iCs/>
                <w:color w:val="000000"/>
              </w:rPr>
              <w:t xml:space="preserve">r = </w:t>
            </w:r>
            <w:r w:rsidRPr="00714872">
              <w:rPr>
                <w:color w:val="000000"/>
              </w:rPr>
              <w:t>0.05</w:t>
            </w:r>
          </w:p>
        </w:tc>
        <w:tc>
          <w:tcPr>
            <w:tcW w:w="1299" w:type="dxa"/>
            <w:tcBorders>
              <w:top w:val="nil"/>
              <w:left w:val="nil"/>
              <w:bottom w:val="nil"/>
              <w:right w:val="nil"/>
            </w:tcBorders>
            <w:shd w:val="clear" w:color="auto" w:fill="auto"/>
            <w:vAlign w:val="center"/>
            <w:hideMark/>
          </w:tcPr>
          <w:p w14:paraId="5FD658F9" w14:textId="77777777" w:rsidR="00714872" w:rsidRPr="00714872" w:rsidRDefault="00714872" w:rsidP="00714872">
            <w:pPr>
              <w:rPr>
                <w:i/>
                <w:iCs/>
                <w:color w:val="000000"/>
              </w:rPr>
            </w:pPr>
            <w:r w:rsidRPr="00714872">
              <w:rPr>
                <w:i/>
                <w:iCs/>
                <w:color w:val="000000"/>
              </w:rPr>
              <w:t xml:space="preserve">r = </w:t>
            </w:r>
            <w:r w:rsidRPr="00714872">
              <w:rPr>
                <w:color w:val="000000"/>
              </w:rPr>
              <w:t>-0.06</w:t>
            </w:r>
          </w:p>
        </w:tc>
        <w:tc>
          <w:tcPr>
            <w:tcW w:w="1641" w:type="dxa"/>
            <w:tcBorders>
              <w:top w:val="nil"/>
              <w:left w:val="nil"/>
              <w:bottom w:val="nil"/>
              <w:right w:val="nil"/>
            </w:tcBorders>
            <w:shd w:val="clear" w:color="auto" w:fill="auto"/>
            <w:vAlign w:val="center"/>
            <w:hideMark/>
          </w:tcPr>
          <w:p w14:paraId="3D204297" w14:textId="77777777" w:rsidR="00714872" w:rsidRPr="00714872" w:rsidRDefault="00714872" w:rsidP="00714872">
            <w:pPr>
              <w:rPr>
                <w:i/>
                <w:iCs/>
                <w:color w:val="000000"/>
              </w:rPr>
            </w:pPr>
            <w:r w:rsidRPr="00714872">
              <w:rPr>
                <w:i/>
                <w:iCs/>
                <w:color w:val="000000"/>
              </w:rPr>
              <w:t xml:space="preserve">r = </w:t>
            </w:r>
            <w:r w:rsidRPr="00714872">
              <w:rPr>
                <w:color w:val="000000"/>
              </w:rPr>
              <w:t>-0.32</w:t>
            </w:r>
          </w:p>
        </w:tc>
        <w:tc>
          <w:tcPr>
            <w:tcW w:w="1261" w:type="dxa"/>
            <w:tcBorders>
              <w:top w:val="nil"/>
              <w:left w:val="nil"/>
              <w:bottom w:val="nil"/>
              <w:right w:val="nil"/>
            </w:tcBorders>
            <w:shd w:val="clear" w:color="auto" w:fill="auto"/>
            <w:vAlign w:val="center"/>
            <w:hideMark/>
          </w:tcPr>
          <w:p w14:paraId="19A7778B" w14:textId="77777777" w:rsidR="00714872" w:rsidRPr="00714872" w:rsidRDefault="00714872" w:rsidP="00714872">
            <w:pPr>
              <w:rPr>
                <w:i/>
                <w:iCs/>
                <w:color w:val="000000"/>
              </w:rPr>
            </w:pPr>
            <w:r w:rsidRPr="00714872">
              <w:rPr>
                <w:i/>
                <w:iCs/>
                <w:color w:val="000000"/>
              </w:rPr>
              <w:t xml:space="preserve">r = </w:t>
            </w:r>
            <w:r w:rsidRPr="00714872">
              <w:rPr>
                <w:color w:val="000000"/>
              </w:rPr>
              <w:t>-0.02</w:t>
            </w:r>
          </w:p>
        </w:tc>
      </w:tr>
      <w:tr w:rsidR="00714872" w:rsidRPr="00714872" w14:paraId="1FF81966" w14:textId="77777777" w:rsidTr="00714872">
        <w:trPr>
          <w:divId w:val="1401826220"/>
          <w:trHeight w:val="177"/>
        </w:trPr>
        <w:tc>
          <w:tcPr>
            <w:tcW w:w="2239" w:type="dxa"/>
            <w:vMerge/>
            <w:tcBorders>
              <w:top w:val="nil"/>
              <w:left w:val="nil"/>
              <w:bottom w:val="nil"/>
              <w:right w:val="nil"/>
            </w:tcBorders>
            <w:vAlign w:val="center"/>
            <w:hideMark/>
          </w:tcPr>
          <w:p w14:paraId="04B84E7B"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2DA77AC9" w14:textId="77777777" w:rsidR="00714872" w:rsidRPr="00714872" w:rsidRDefault="00714872" w:rsidP="00714872">
            <w:pPr>
              <w:jc w:val="both"/>
              <w:rPr>
                <w:i/>
                <w:iCs/>
                <w:color w:val="000000"/>
              </w:rPr>
            </w:pPr>
            <w:r w:rsidRPr="00714872">
              <w:rPr>
                <w:i/>
                <w:iCs/>
                <w:color w:val="000000"/>
              </w:rPr>
              <w:t xml:space="preserve">p </w:t>
            </w:r>
            <w:r w:rsidRPr="00714872">
              <w:rPr>
                <w:color w:val="000000"/>
              </w:rPr>
              <w:t>= 0.67</w:t>
            </w:r>
          </w:p>
        </w:tc>
        <w:tc>
          <w:tcPr>
            <w:tcW w:w="1534" w:type="dxa"/>
            <w:tcBorders>
              <w:top w:val="nil"/>
              <w:left w:val="nil"/>
              <w:bottom w:val="nil"/>
              <w:right w:val="nil"/>
            </w:tcBorders>
            <w:shd w:val="clear" w:color="auto" w:fill="auto"/>
            <w:vAlign w:val="center"/>
            <w:hideMark/>
          </w:tcPr>
          <w:p w14:paraId="0D1E2A0B" w14:textId="77777777" w:rsidR="00714872" w:rsidRPr="00714872" w:rsidRDefault="00714872" w:rsidP="00714872">
            <w:pPr>
              <w:rPr>
                <w:i/>
                <w:iCs/>
                <w:color w:val="000000"/>
              </w:rPr>
            </w:pPr>
            <w:r w:rsidRPr="00714872">
              <w:rPr>
                <w:i/>
                <w:iCs/>
                <w:color w:val="000000"/>
              </w:rPr>
              <w:t xml:space="preserve">p </w:t>
            </w:r>
            <w:r w:rsidRPr="00714872">
              <w:rPr>
                <w:color w:val="000000"/>
              </w:rPr>
              <w:t>= 0.18</w:t>
            </w:r>
          </w:p>
        </w:tc>
        <w:tc>
          <w:tcPr>
            <w:tcW w:w="1303" w:type="dxa"/>
            <w:tcBorders>
              <w:top w:val="nil"/>
              <w:left w:val="nil"/>
              <w:bottom w:val="nil"/>
              <w:right w:val="nil"/>
            </w:tcBorders>
            <w:shd w:val="clear" w:color="auto" w:fill="auto"/>
            <w:vAlign w:val="center"/>
            <w:hideMark/>
          </w:tcPr>
          <w:p w14:paraId="593FA43D" w14:textId="77777777" w:rsidR="00714872" w:rsidRPr="00714872" w:rsidRDefault="00714872" w:rsidP="00714872">
            <w:pPr>
              <w:jc w:val="both"/>
              <w:rPr>
                <w:i/>
                <w:iCs/>
                <w:color w:val="000000"/>
              </w:rPr>
            </w:pPr>
            <w:r w:rsidRPr="00714872">
              <w:rPr>
                <w:i/>
                <w:iCs/>
                <w:color w:val="000000"/>
              </w:rPr>
              <w:t xml:space="preserve">p = </w:t>
            </w:r>
            <w:r w:rsidRPr="00714872">
              <w:rPr>
                <w:color w:val="000000"/>
              </w:rPr>
              <w:t>0.59</w:t>
            </w:r>
          </w:p>
        </w:tc>
        <w:tc>
          <w:tcPr>
            <w:tcW w:w="1299" w:type="dxa"/>
            <w:tcBorders>
              <w:top w:val="nil"/>
              <w:left w:val="nil"/>
              <w:bottom w:val="nil"/>
              <w:right w:val="nil"/>
            </w:tcBorders>
            <w:shd w:val="clear" w:color="auto" w:fill="auto"/>
            <w:vAlign w:val="center"/>
            <w:hideMark/>
          </w:tcPr>
          <w:p w14:paraId="798C937F" w14:textId="77777777" w:rsidR="00714872" w:rsidRPr="00714872" w:rsidRDefault="00714872" w:rsidP="00714872">
            <w:pPr>
              <w:rPr>
                <w:i/>
                <w:iCs/>
                <w:color w:val="000000"/>
              </w:rPr>
            </w:pPr>
            <w:r w:rsidRPr="00714872">
              <w:rPr>
                <w:i/>
                <w:iCs/>
                <w:color w:val="000000"/>
              </w:rPr>
              <w:t>p =</w:t>
            </w:r>
            <w:r w:rsidRPr="00714872">
              <w:rPr>
                <w:color w:val="000000"/>
              </w:rPr>
              <w:t xml:space="preserve"> 0.36</w:t>
            </w:r>
          </w:p>
        </w:tc>
        <w:tc>
          <w:tcPr>
            <w:tcW w:w="1641" w:type="dxa"/>
            <w:tcBorders>
              <w:top w:val="nil"/>
              <w:left w:val="nil"/>
              <w:bottom w:val="nil"/>
              <w:right w:val="nil"/>
            </w:tcBorders>
            <w:shd w:val="clear" w:color="auto" w:fill="auto"/>
            <w:vAlign w:val="center"/>
            <w:hideMark/>
          </w:tcPr>
          <w:p w14:paraId="21035916" w14:textId="77777777" w:rsidR="00714872" w:rsidRPr="00714872" w:rsidRDefault="00714872" w:rsidP="00714872">
            <w:pPr>
              <w:rPr>
                <w:i/>
                <w:iCs/>
                <w:color w:val="000000"/>
              </w:rPr>
            </w:pPr>
            <w:r w:rsidRPr="00714872">
              <w:rPr>
                <w:i/>
                <w:iCs/>
                <w:color w:val="000000"/>
              </w:rPr>
              <w:t xml:space="preserve">p </w:t>
            </w:r>
            <w:r w:rsidRPr="00714872">
              <w:rPr>
                <w:color w:val="000000"/>
              </w:rPr>
              <w:t>= 0.13</w:t>
            </w:r>
          </w:p>
        </w:tc>
        <w:tc>
          <w:tcPr>
            <w:tcW w:w="1261" w:type="dxa"/>
            <w:tcBorders>
              <w:top w:val="nil"/>
              <w:left w:val="nil"/>
              <w:bottom w:val="nil"/>
              <w:right w:val="nil"/>
            </w:tcBorders>
            <w:shd w:val="clear" w:color="auto" w:fill="auto"/>
            <w:vAlign w:val="center"/>
            <w:hideMark/>
          </w:tcPr>
          <w:p w14:paraId="187D74D7" w14:textId="77777777" w:rsidR="00714872" w:rsidRPr="00714872" w:rsidRDefault="00714872" w:rsidP="00714872">
            <w:pPr>
              <w:rPr>
                <w:i/>
                <w:iCs/>
                <w:color w:val="000000"/>
              </w:rPr>
            </w:pPr>
            <w:r w:rsidRPr="00714872">
              <w:rPr>
                <w:i/>
                <w:iCs/>
                <w:color w:val="000000"/>
              </w:rPr>
              <w:t xml:space="preserve">p = </w:t>
            </w:r>
            <w:r w:rsidRPr="00714872">
              <w:rPr>
                <w:color w:val="000000"/>
              </w:rPr>
              <w:t>0.46</w:t>
            </w:r>
          </w:p>
        </w:tc>
      </w:tr>
      <w:tr w:rsidR="00714872" w:rsidRPr="00714872" w14:paraId="4388E0A6" w14:textId="77777777" w:rsidTr="00714872">
        <w:trPr>
          <w:divId w:val="1401826220"/>
          <w:trHeight w:val="378"/>
        </w:trPr>
        <w:tc>
          <w:tcPr>
            <w:tcW w:w="2239" w:type="dxa"/>
            <w:vMerge/>
            <w:tcBorders>
              <w:top w:val="nil"/>
              <w:left w:val="nil"/>
              <w:bottom w:val="nil"/>
              <w:right w:val="nil"/>
            </w:tcBorders>
            <w:vAlign w:val="center"/>
            <w:hideMark/>
          </w:tcPr>
          <w:p w14:paraId="0BF327DD"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0A4CF98B"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0.15</w:t>
            </w:r>
          </w:p>
        </w:tc>
        <w:tc>
          <w:tcPr>
            <w:tcW w:w="1534" w:type="dxa"/>
            <w:tcBorders>
              <w:top w:val="nil"/>
              <w:left w:val="nil"/>
              <w:bottom w:val="nil"/>
              <w:right w:val="nil"/>
            </w:tcBorders>
            <w:shd w:val="clear" w:color="auto" w:fill="auto"/>
            <w:vAlign w:val="center"/>
            <w:hideMark/>
          </w:tcPr>
          <w:p w14:paraId="460DFC13"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0.76</w:t>
            </w:r>
          </w:p>
        </w:tc>
        <w:tc>
          <w:tcPr>
            <w:tcW w:w="1303" w:type="dxa"/>
            <w:tcBorders>
              <w:top w:val="nil"/>
              <w:left w:val="nil"/>
              <w:bottom w:val="nil"/>
              <w:right w:val="nil"/>
            </w:tcBorders>
            <w:shd w:val="clear" w:color="auto" w:fill="auto"/>
            <w:vAlign w:val="center"/>
            <w:hideMark/>
          </w:tcPr>
          <w:p w14:paraId="218C2FAF" w14:textId="77777777" w:rsidR="00714872" w:rsidRPr="00714872" w:rsidRDefault="00714872" w:rsidP="00714872">
            <w:pPr>
              <w:jc w:val="both"/>
              <w:rPr>
                <w:color w:val="000000"/>
                <w:sz w:val="22"/>
                <w:szCs w:val="22"/>
              </w:rPr>
            </w:pPr>
            <w:r w:rsidRPr="00714872">
              <w:rPr>
                <w:color w:val="000000"/>
                <w:sz w:val="22"/>
                <w:szCs w:val="22"/>
                <w:u w:val="single"/>
              </w:rPr>
              <w:t>BF10</w:t>
            </w:r>
            <w:r w:rsidRPr="00714872">
              <w:rPr>
                <w:color w:val="000000"/>
                <w:sz w:val="22"/>
                <w:szCs w:val="22"/>
                <w:u w:val="single"/>
                <w:vertAlign w:val="subscript"/>
              </w:rPr>
              <w:t xml:space="preserve"> </w:t>
            </w:r>
            <w:r w:rsidRPr="00714872">
              <w:rPr>
                <w:color w:val="000000"/>
              </w:rPr>
              <w:t>= 0.22</w:t>
            </w:r>
          </w:p>
        </w:tc>
        <w:tc>
          <w:tcPr>
            <w:tcW w:w="1299" w:type="dxa"/>
            <w:tcBorders>
              <w:top w:val="nil"/>
              <w:left w:val="nil"/>
              <w:bottom w:val="nil"/>
              <w:right w:val="nil"/>
            </w:tcBorders>
            <w:shd w:val="clear" w:color="auto" w:fill="auto"/>
            <w:vAlign w:val="center"/>
            <w:hideMark/>
          </w:tcPr>
          <w:p w14:paraId="1A0E0AB1"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0.28</w:t>
            </w:r>
          </w:p>
        </w:tc>
        <w:tc>
          <w:tcPr>
            <w:tcW w:w="1641" w:type="dxa"/>
            <w:tcBorders>
              <w:top w:val="nil"/>
              <w:left w:val="nil"/>
              <w:bottom w:val="nil"/>
              <w:right w:val="nil"/>
            </w:tcBorders>
            <w:shd w:val="clear" w:color="auto" w:fill="auto"/>
            <w:vAlign w:val="center"/>
            <w:hideMark/>
          </w:tcPr>
          <w:p w14:paraId="27BCF208"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1.00</w:t>
            </w:r>
          </w:p>
        </w:tc>
        <w:tc>
          <w:tcPr>
            <w:tcW w:w="1261" w:type="dxa"/>
            <w:tcBorders>
              <w:top w:val="nil"/>
              <w:left w:val="nil"/>
              <w:bottom w:val="nil"/>
              <w:right w:val="nil"/>
            </w:tcBorders>
            <w:shd w:val="clear" w:color="auto" w:fill="auto"/>
            <w:vAlign w:val="center"/>
            <w:hideMark/>
          </w:tcPr>
          <w:p w14:paraId="169DEC8F"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0.29</w:t>
            </w:r>
          </w:p>
        </w:tc>
      </w:tr>
      <w:tr w:rsidR="00714872" w:rsidRPr="00714872" w14:paraId="27719749" w14:textId="77777777" w:rsidTr="00714872">
        <w:trPr>
          <w:divId w:val="1401826220"/>
          <w:trHeight w:val="357"/>
        </w:trPr>
        <w:tc>
          <w:tcPr>
            <w:tcW w:w="2239" w:type="dxa"/>
            <w:vMerge w:val="restart"/>
            <w:tcBorders>
              <w:top w:val="nil"/>
              <w:left w:val="nil"/>
              <w:bottom w:val="single" w:sz="8" w:space="0" w:color="7F7F7F"/>
              <w:right w:val="nil"/>
            </w:tcBorders>
            <w:shd w:val="clear" w:color="auto" w:fill="auto"/>
            <w:vAlign w:val="center"/>
            <w:hideMark/>
          </w:tcPr>
          <w:p w14:paraId="751F0AB5" w14:textId="77777777" w:rsidR="00714872" w:rsidRPr="00714872" w:rsidRDefault="00714872" w:rsidP="00714872">
            <w:pPr>
              <w:rPr>
                <w:b/>
                <w:bCs/>
                <w:color w:val="000000"/>
              </w:rPr>
            </w:pPr>
            <w:r w:rsidRPr="00714872">
              <w:rPr>
                <w:b/>
                <w:bCs/>
                <w:color w:val="000000"/>
              </w:rPr>
              <w:t>VSL RT Slope (-)</w:t>
            </w:r>
          </w:p>
        </w:tc>
        <w:tc>
          <w:tcPr>
            <w:tcW w:w="1470" w:type="dxa"/>
            <w:tcBorders>
              <w:top w:val="nil"/>
              <w:left w:val="nil"/>
              <w:bottom w:val="nil"/>
              <w:right w:val="nil"/>
            </w:tcBorders>
            <w:shd w:val="clear" w:color="auto" w:fill="auto"/>
            <w:vAlign w:val="center"/>
            <w:hideMark/>
          </w:tcPr>
          <w:p w14:paraId="42EAA9C1" w14:textId="77777777" w:rsidR="00714872" w:rsidRPr="00714872" w:rsidRDefault="00714872" w:rsidP="00714872">
            <w:pPr>
              <w:rPr>
                <w:i/>
                <w:iCs/>
                <w:color w:val="000000"/>
              </w:rPr>
            </w:pPr>
            <w:r w:rsidRPr="00714872">
              <w:rPr>
                <w:i/>
                <w:iCs/>
                <w:color w:val="000000"/>
              </w:rPr>
              <w:t xml:space="preserve">r </w:t>
            </w:r>
            <w:r w:rsidRPr="00714872">
              <w:rPr>
                <w:color w:val="000000"/>
              </w:rPr>
              <w:t>= 0.17</w:t>
            </w:r>
          </w:p>
        </w:tc>
        <w:tc>
          <w:tcPr>
            <w:tcW w:w="1534" w:type="dxa"/>
            <w:tcBorders>
              <w:top w:val="nil"/>
              <w:left w:val="nil"/>
              <w:bottom w:val="nil"/>
              <w:right w:val="nil"/>
            </w:tcBorders>
            <w:shd w:val="clear" w:color="auto" w:fill="auto"/>
            <w:vAlign w:val="center"/>
            <w:hideMark/>
          </w:tcPr>
          <w:p w14:paraId="3F7F2F73" w14:textId="77777777" w:rsidR="00714872" w:rsidRPr="00714872" w:rsidRDefault="00714872" w:rsidP="00714872">
            <w:pPr>
              <w:rPr>
                <w:i/>
                <w:iCs/>
                <w:color w:val="000000"/>
              </w:rPr>
            </w:pPr>
            <w:r w:rsidRPr="00714872">
              <w:rPr>
                <w:i/>
                <w:iCs/>
                <w:color w:val="000000"/>
              </w:rPr>
              <w:t xml:space="preserve">r = </w:t>
            </w:r>
            <w:r w:rsidRPr="00714872">
              <w:rPr>
                <w:color w:val="000000"/>
              </w:rPr>
              <w:t>-0.31</w:t>
            </w:r>
          </w:p>
        </w:tc>
        <w:tc>
          <w:tcPr>
            <w:tcW w:w="1303" w:type="dxa"/>
            <w:tcBorders>
              <w:top w:val="nil"/>
              <w:left w:val="nil"/>
              <w:bottom w:val="nil"/>
              <w:right w:val="nil"/>
            </w:tcBorders>
            <w:shd w:val="clear" w:color="auto" w:fill="auto"/>
            <w:vAlign w:val="center"/>
            <w:hideMark/>
          </w:tcPr>
          <w:p w14:paraId="0D4C1C8E" w14:textId="77777777" w:rsidR="00714872" w:rsidRPr="00714872" w:rsidRDefault="00714872" w:rsidP="00714872">
            <w:pPr>
              <w:rPr>
                <w:i/>
                <w:iCs/>
                <w:color w:val="000000"/>
              </w:rPr>
            </w:pPr>
            <w:r w:rsidRPr="00714872">
              <w:rPr>
                <w:i/>
                <w:iCs/>
                <w:color w:val="000000"/>
              </w:rPr>
              <w:t xml:space="preserve">r = </w:t>
            </w:r>
            <w:r w:rsidRPr="00714872">
              <w:rPr>
                <w:color w:val="000000"/>
              </w:rPr>
              <w:t>-0.07</w:t>
            </w:r>
          </w:p>
        </w:tc>
        <w:tc>
          <w:tcPr>
            <w:tcW w:w="1299" w:type="dxa"/>
            <w:tcBorders>
              <w:top w:val="nil"/>
              <w:left w:val="nil"/>
              <w:bottom w:val="nil"/>
              <w:right w:val="nil"/>
            </w:tcBorders>
            <w:shd w:val="clear" w:color="auto" w:fill="auto"/>
            <w:vAlign w:val="center"/>
            <w:hideMark/>
          </w:tcPr>
          <w:p w14:paraId="3BF03BE4" w14:textId="77777777" w:rsidR="00714872" w:rsidRPr="00714872" w:rsidRDefault="00714872" w:rsidP="00714872">
            <w:pPr>
              <w:rPr>
                <w:i/>
                <w:iCs/>
                <w:color w:val="000000"/>
              </w:rPr>
            </w:pPr>
            <w:r w:rsidRPr="00714872">
              <w:rPr>
                <w:i/>
                <w:iCs/>
                <w:color w:val="000000"/>
              </w:rPr>
              <w:t xml:space="preserve">r = </w:t>
            </w:r>
            <w:r w:rsidRPr="00714872">
              <w:rPr>
                <w:color w:val="000000"/>
              </w:rPr>
              <w:t>-0.11</w:t>
            </w:r>
          </w:p>
        </w:tc>
        <w:tc>
          <w:tcPr>
            <w:tcW w:w="1641" w:type="dxa"/>
            <w:tcBorders>
              <w:top w:val="nil"/>
              <w:left w:val="nil"/>
              <w:bottom w:val="nil"/>
              <w:right w:val="nil"/>
            </w:tcBorders>
            <w:shd w:val="clear" w:color="auto" w:fill="auto"/>
            <w:vAlign w:val="center"/>
            <w:hideMark/>
          </w:tcPr>
          <w:p w14:paraId="0A367E89" w14:textId="77777777" w:rsidR="00714872" w:rsidRPr="00714872" w:rsidRDefault="00714872" w:rsidP="00714872">
            <w:pPr>
              <w:rPr>
                <w:i/>
                <w:iCs/>
                <w:color w:val="000000"/>
                <w:u w:val="single"/>
              </w:rPr>
            </w:pPr>
            <w:r w:rsidRPr="00714872">
              <w:rPr>
                <w:i/>
                <w:iCs/>
                <w:color w:val="000000"/>
                <w:u w:val="single"/>
              </w:rPr>
              <w:t xml:space="preserve">r = </w:t>
            </w:r>
            <w:r w:rsidRPr="00714872">
              <w:rPr>
                <w:color w:val="000000"/>
                <w:u w:val="single"/>
              </w:rPr>
              <w:t>-0.85***</w:t>
            </w:r>
          </w:p>
        </w:tc>
        <w:tc>
          <w:tcPr>
            <w:tcW w:w="1261" w:type="dxa"/>
            <w:tcBorders>
              <w:top w:val="nil"/>
              <w:left w:val="nil"/>
              <w:bottom w:val="nil"/>
              <w:right w:val="nil"/>
            </w:tcBorders>
            <w:shd w:val="clear" w:color="auto" w:fill="auto"/>
            <w:vAlign w:val="center"/>
            <w:hideMark/>
          </w:tcPr>
          <w:p w14:paraId="67A1060A" w14:textId="77777777" w:rsidR="00714872" w:rsidRPr="00714872" w:rsidRDefault="00714872" w:rsidP="00714872">
            <w:pPr>
              <w:rPr>
                <w:i/>
                <w:iCs/>
                <w:color w:val="000000"/>
              </w:rPr>
            </w:pPr>
            <w:r w:rsidRPr="00714872">
              <w:rPr>
                <w:i/>
                <w:iCs/>
                <w:color w:val="000000"/>
              </w:rPr>
              <w:t xml:space="preserve">r = </w:t>
            </w:r>
            <w:r w:rsidRPr="00714872">
              <w:rPr>
                <w:color w:val="000000"/>
              </w:rPr>
              <w:t>0.14</w:t>
            </w:r>
          </w:p>
        </w:tc>
      </w:tr>
      <w:tr w:rsidR="00714872" w:rsidRPr="00714872" w14:paraId="3E8F222A" w14:textId="77777777" w:rsidTr="00714872">
        <w:trPr>
          <w:divId w:val="1401826220"/>
          <w:trHeight w:val="177"/>
        </w:trPr>
        <w:tc>
          <w:tcPr>
            <w:tcW w:w="2239" w:type="dxa"/>
            <w:vMerge/>
            <w:tcBorders>
              <w:top w:val="nil"/>
              <w:left w:val="nil"/>
              <w:bottom w:val="single" w:sz="8" w:space="0" w:color="7F7F7F"/>
              <w:right w:val="nil"/>
            </w:tcBorders>
            <w:vAlign w:val="center"/>
            <w:hideMark/>
          </w:tcPr>
          <w:p w14:paraId="4BC58357" w14:textId="77777777" w:rsidR="00714872" w:rsidRPr="00714872" w:rsidRDefault="00714872" w:rsidP="00714872">
            <w:pPr>
              <w:rPr>
                <w:b/>
                <w:bCs/>
                <w:color w:val="000000"/>
              </w:rPr>
            </w:pPr>
          </w:p>
        </w:tc>
        <w:tc>
          <w:tcPr>
            <w:tcW w:w="1470" w:type="dxa"/>
            <w:tcBorders>
              <w:top w:val="nil"/>
              <w:left w:val="nil"/>
              <w:bottom w:val="nil"/>
              <w:right w:val="nil"/>
            </w:tcBorders>
            <w:shd w:val="clear" w:color="auto" w:fill="auto"/>
            <w:vAlign w:val="center"/>
            <w:hideMark/>
          </w:tcPr>
          <w:p w14:paraId="734C86CE" w14:textId="77777777" w:rsidR="00714872" w:rsidRPr="00714872" w:rsidRDefault="00714872" w:rsidP="00714872">
            <w:pPr>
              <w:rPr>
                <w:i/>
                <w:iCs/>
                <w:color w:val="000000"/>
              </w:rPr>
            </w:pPr>
            <w:r w:rsidRPr="00714872">
              <w:rPr>
                <w:i/>
                <w:iCs/>
                <w:color w:val="000000"/>
              </w:rPr>
              <w:t xml:space="preserve">p </w:t>
            </w:r>
            <w:r w:rsidRPr="00714872">
              <w:rPr>
                <w:color w:val="000000"/>
              </w:rPr>
              <w:t>= 0.85</w:t>
            </w:r>
          </w:p>
        </w:tc>
        <w:tc>
          <w:tcPr>
            <w:tcW w:w="1534" w:type="dxa"/>
            <w:tcBorders>
              <w:top w:val="nil"/>
              <w:left w:val="nil"/>
              <w:bottom w:val="nil"/>
              <w:right w:val="nil"/>
            </w:tcBorders>
            <w:shd w:val="clear" w:color="auto" w:fill="auto"/>
            <w:vAlign w:val="center"/>
            <w:hideMark/>
          </w:tcPr>
          <w:p w14:paraId="59DC83BF" w14:textId="77777777" w:rsidR="00714872" w:rsidRPr="00714872" w:rsidRDefault="00714872" w:rsidP="00714872">
            <w:pPr>
              <w:rPr>
                <w:i/>
                <w:iCs/>
                <w:color w:val="000000"/>
              </w:rPr>
            </w:pPr>
            <w:r w:rsidRPr="00714872">
              <w:rPr>
                <w:i/>
                <w:iCs/>
                <w:color w:val="000000"/>
              </w:rPr>
              <w:t xml:space="preserve">p </w:t>
            </w:r>
            <w:r w:rsidRPr="00714872">
              <w:rPr>
                <w:color w:val="000000"/>
              </w:rPr>
              <w:t>= 0.12</w:t>
            </w:r>
          </w:p>
        </w:tc>
        <w:tc>
          <w:tcPr>
            <w:tcW w:w="1303" w:type="dxa"/>
            <w:tcBorders>
              <w:top w:val="nil"/>
              <w:left w:val="nil"/>
              <w:bottom w:val="nil"/>
              <w:right w:val="nil"/>
            </w:tcBorders>
            <w:shd w:val="clear" w:color="auto" w:fill="auto"/>
            <w:vAlign w:val="center"/>
            <w:hideMark/>
          </w:tcPr>
          <w:p w14:paraId="7BB71A6A" w14:textId="77777777" w:rsidR="00714872" w:rsidRPr="00714872" w:rsidRDefault="00714872" w:rsidP="00714872">
            <w:pPr>
              <w:rPr>
                <w:i/>
                <w:iCs/>
                <w:color w:val="000000"/>
              </w:rPr>
            </w:pPr>
            <w:r w:rsidRPr="00714872">
              <w:rPr>
                <w:i/>
                <w:iCs/>
                <w:color w:val="000000"/>
              </w:rPr>
              <w:t xml:space="preserve">p = </w:t>
            </w:r>
            <w:r w:rsidRPr="00714872">
              <w:rPr>
                <w:color w:val="000000"/>
              </w:rPr>
              <w:t>0.39</w:t>
            </w:r>
          </w:p>
        </w:tc>
        <w:tc>
          <w:tcPr>
            <w:tcW w:w="1299" w:type="dxa"/>
            <w:tcBorders>
              <w:top w:val="nil"/>
              <w:left w:val="nil"/>
              <w:bottom w:val="nil"/>
              <w:right w:val="nil"/>
            </w:tcBorders>
            <w:shd w:val="clear" w:color="auto" w:fill="auto"/>
            <w:vAlign w:val="center"/>
            <w:hideMark/>
          </w:tcPr>
          <w:p w14:paraId="3A7D4128" w14:textId="77777777" w:rsidR="00714872" w:rsidRPr="00714872" w:rsidRDefault="00714872" w:rsidP="00714872">
            <w:pPr>
              <w:rPr>
                <w:i/>
                <w:iCs/>
                <w:color w:val="000000"/>
              </w:rPr>
            </w:pPr>
            <w:r w:rsidRPr="00714872">
              <w:rPr>
                <w:i/>
                <w:iCs/>
                <w:color w:val="000000"/>
              </w:rPr>
              <w:t xml:space="preserve">p = </w:t>
            </w:r>
            <w:r w:rsidRPr="00714872">
              <w:rPr>
                <w:color w:val="000000"/>
              </w:rPr>
              <w:t>0.26</w:t>
            </w:r>
          </w:p>
        </w:tc>
        <w:tc>
          <w:tcPr>
            <w:tcW w:w="1641" w:type="dxa"/>
            <w:tcBorders>
              <w:top w:val="nil"/>
              <w:left w:val="nil"/>
              <w:bottom w:val="nil"/>
              <w:right w:val="nil"/>
            </w:tcBorders>
            <w:shd w:val="clear" w:color="auto" w:fill="auto"/>
            <w:vAlign w:val="center"/>
            <w:hideMark/>
          </w:tcPr>
          <w:p w14:paraId="72395DB1" w14:textId="77777777" w:rsidR="00714872" w:rsidRPr="00714872" w:rsidRDefault="00714872" w:rsidP="00714872">
            <w:pPr>
              <w:rPr>
                <w:i/>
                <w:iCs/>
                <w:color w:val="000000"/>
                <w:u w:val="single"/>
              </w:rPr>
            </w:pPr>
            <w:r w:rsidRPr="00714872">
              <w:rPr>
                <w:i/>
                <w:iCs/>
                <w:color w:val="000000"/>
                <w:u w:val="single"/>
              </w:rPr>
              <w:t xml:space="preserve">p </w:t>
            </w:r>
            <w:r w:rsidRPr="00714872">
              <w:rPr>
                <w:color w:val="000000"/>
                <w:u w:val="single"/>
              </w:rPr>
              <w:t>&lt; 0.001</w:t>
            </w:r>
            <w:r w:rsidRPr="00714872">
              <w:rPr>
                <w:color w:val="000000"/>
              </w:rPr>
              <w:t xml:space="preserve"> </w:t>
            </w:r>
          </w:p>
        </w:tc>
        <w:tc>
          <w:tcPr>
            <w:tcW w:w="1261" w:type="dxa"/>
            <w:tcBorders>
              <w:top w:val="nil"/>
              <w:left w:val="nil"/>
              <w:bottom w:val="nil"/>
              <w:right w:val="nil"/>
            </w:tcBorders>
            <w:shd w:val="clear" w:color="auto" w:fill="auto"/>
            <w:vAlign w:val="center"/>
            <w:hideMark/>
          </w:tcPr>
          <w:p w14:paraId="1DCC380E" w14:textId="77777777" w:rsidR="00714872" w:rsidRPr="00714872" w:rsidRDefault="00714872" w:rsidP="00714872">
            <w:pPr>
              <w:rPr>
                <w:i/>
                <w:iCs/>
                <w:color w:val="000000"/>
              </w:rPr>
            </w:pPr>
            <w:r w:rsidRPr="00714872">
              <w:rPr>
                <w:i/>
                <w:iCs/>
                <w:color w:val="000000"/>
              </w:rPr>
              <w:t xml:space="preserve">p = </w:t>
            </w:r>
            <w:r w:rsidRPr="00714872">
              <w:rPr>
                <w:color w:val="000000"/>
              </w:rPr>
              <w:t>0.73</w:t>
            </w:r>
          </w:p>
        </w:tc>
      </w:tr>
      <w:tr w:rsidR="00714872" w:rsidRPr="00714872" w14:paraId="275D8975" w14:textId="77777777" w:rsidTr="00714872">
        <w:trPr>
          <w:divId w:val="1401826220"/>
          <w:trHeight w:val="387"/>
        </w:trPr>
        <w:tc>
          <w:tcPr>
            <w:tcW w:w="2239" w:type="dxa"/>
            <w:vMerge/>
            <w:tcBorders>
              <w:top w:val="nil"/>
              <w:left w:val="nil"/>
              <w:bottom w:val="single" w:sz="8" w:space="0" w:color="7F7F7F"/>
              <w:right w:val="nil"/>
            </w:tcBorders>
            <w:vAlign w:val="center"/>
            <w:hideMark/>
          </w:tcPr>
          <w:p w14:paraId="141E7E20" w14:textId="77777777" w:rsidR="00714872" w:rsidRPr="00714872" w:rsidRDefault="00714872" w:rsidP="00714872">
            <w:pPr>
              <w:rPr>
                <w:b/>
                <w:bCs/>
                <w:color w:val="000000"/>
              </w:rPr>
            </w:pPr>
          </w:p>
        </w:tc>
        <w:tc>
          <w:tcPr>
            <w:tcW w:w="1470" w:type="dxa"/>
            <w:tcBorders>
              <w:top w:val="nil"/>
              <w:left w:val="nil"/>
              <w:bottom w:val="single" w:sz="8" w:space="0" w:color="7F7F7F"/>
              <w:right w:val="nil"/>
            </w:tcBorders>
            <w:shd w:val="clear" w:color="auto" w:fill="auto"/>
            <w:vAlign w:val="center"/>
            <w:hideMark/>
          </w:tcPr>
          <w:p w14:paraId="70D9556F"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0.11</w:t>
            </w:r>
          </w:p>
        </w:tc>
        <w:tc>
          <w:tcPr>
            <w:tcW w:w="1534" w:type="dxa"/>
            <w:tcBorders>
              <w:top w:val="nil"/>
              <w:left w:val="nil"/>
              <w:bottom w:val="single" w:sz="8" w:space="0" w:color="7F7F7F"/>
              <w:right w:val="nil"/>
            </w:tcBorders>
            <w:shd w:val="clear" w:color="auto" w:fill="auto"/>
            <w:vAlign w:val="center"/>
            <w:hideMark/>
          </w:tcPr>
          <w:p w14:paraId="5CAF6BEC"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rPr>
              <w:t xml:space="preserve"> = </w:t>
            </w:r>
            <w:r w:rsidRPr="00714872">
              <w:rPr>
                <w:color w:val="000000"/>
                <w:sz w:val="22"/>
                <w:szCs w:val="22"/>
              </w:rPr>
              <w:t>0.99</w:t>
            </w:r>
          </w:p>
        </w:tc>
        <w:tc>
          <w:tcPr>
            <w:tcW w:w="1303" w:type="dxa"/>
            <w:tcBorders>
              <w:top w:val="nil"/>
              <w:left w:val="nil"/>
              <w:bottom w:val="single" w:sz="8" w:space="0" w:color="7F7F7F"/>
              <w:right w:val="nil"/>
            </w:tcBorders>
            <w:shd w:val="clear" w:color="auto" w:fill="auto"/>
            <w:vAlign w:val="center"/>
            <w:hideMark/>
          </w:tcPr>
          <w:p w14:paraId="50CC2C74" w14:textId="77777777" w:rsidR="00714872" w:rsidRPr="00714872" w:rsidRDefault="00714872" w:rsidP="00714872">
            <w:pPr>
              <w:rPr>
                <w:color w:val="000000"/>
              </w:rPr>
            </w:pPr>
            <w:r w:rsidRPr="00714872">
              <w:rPr>
                <w:color w:val="000000"/>
                <w:sz w:val="22"/>
                <w:szCs w:val="22"/>
                <w:u w:val="single"/>
              </w:rPr>
              <w:t>BF10</w:t>
            </w:r>
            <w:r w:rsidRPr="00714872">
              <w:rPr>
                <w:color w:val="000000"/>
                <w:sz w:val="22"/>
                <w:szCs w:val="22"/>
                <w:u w:val="single"/>
                <w:vertAlign w:val="subscript"/>
              </w:rPr>
              <w:t>=</w:t>
            </w:r>
            <w:r w:rsidRPr="00714872">
              <w:rPr>
                <w:color w:val="000000"/>
              </w:rPr>
              <w:t xml:space="preserve"> 0.34</w:t>
            </w:r>
          </w:p>
        </w:tc>
        <w:tc>
          <w:tcPr>
            <w:tcW w:w="1299" w:type="dxa"/>
            <w:tcBorders>
              <w:top w:val="nil"/>
              <w:left w:val="nil"/>
              <w:bottom w:val="single" w:sz="8" w:space="0" w:color="7F7F7F"/>
              <w:right w:val="nil"/>
            </w:tcBorders>
            <w:shd w:val="clear" w:color="auto" w:fill="auto"/>
            <w:vAlign w:val="center"/>
            <w:hideMark/>
          </w:tcPr>
          <w:p w14:paraId="43D23150" w14:textId="77777777" w:rsidR="00714872" w:rsidRPr="00714872" w:rsidRDefault="00714872" w:rsidP="00714872">
            <w:pPr>
              <w:rPr>
                <w:color w:val="000000"/>
              </w:rPr>
            </w:pPr>
            <w:r w:rsidRPr="00714872">
              <w:rPr>
                <w:color w:val="000000"/>
                <w:sz w:val="22"/>
                <w:szCs w:val="22"/>
                <w:u w:val="single"/>
              </w:rPr>
              <w:t>BF10</w:t>
            </w:r>
            <w:r w:rsidRPr="00714872">
              <w:rPr>
                <w:color w:val="000000"/>
                <w:sz w:val="22"/>
                <w:szCs w:val="22"/>
                <w:u w:val="single"/>
                <w:vertAlign w:val="subscript"/>
              </w:rPr>
              <w:t>=</w:t>
            </w:r>
            <w:r w:rsidRPr="00714872">
              <w:rPr>
                <w:color w:val="000000"/>
              </w:rPr>
              <w:t xml:space="preserve"> 0.37</w:t>
            </w:r>
          </w:p>
        </w:tc>
        <w:tc>
          <w:tcPr>
            <w:tcW w:w="1641" w:type="dxa"/>
            <w:tcBorders>
              <w:top w:val="nil"/>
              <w:left w:val="nil"/>
              <w:bottom w:val="single" w:sz="8" w:space="0" w:color="7F7F7F"/>
              <w:right w:val="nil"/>
            </w:tcBorders>
            <w:shd w:val="clear" w:color="auto" w:fill="auto"/>
            <w:vAlign w:val="center"/>
            <w:hideMark/>
          </w:tcPr>
          <w:p w14:paraId="71BA955D" w14:textId="77777777" w:rsidR="00714872" w:rsidRPr="00714872" w:rsidRDefault="00714872" w:rsidP="00714872">
            <w:pPr>
              <w:rPr>
                <w:color w:val="000000"/>
                <w:u w:val="single"/>
              </w:rPr>
            </w:pPr>
            <w:r w:rsidRPr="00714872">
              <w:rPr>
                <w:color w:val="000000"/>
                <w:sz w:val="22"/>
                <w:szCs w:val="22"/>
                <w:u w:val="single"/>
              </w:rPr>
              <w:t>BF10</w:t>
            </w:r>
            <w:r w:rsidRPr="00714872">
              <w:rPr>
                <w:color w:val="000000"/>
                <w:sz w:val="22"/>
                <w:szCs w:val="22"/>
                <w:u w:val="single"/>
                <w:vertAlign w:val="subscript"/>
              </w:rPr>
              <w:t>=</w:t>
            </w:r>
            <w:r w:rsidRPr="00714872">
              <w:rPr>
                <w:color w:val="000000"/>
                <w:u w:val="single"/>
              </w:rPr>
              <w:t xml:space="preserve"> 1587.00</w:t>
            </w:r>
          </w:p>
        </w:tc>
        <w:tc>
          <w:tcPr>
            <w:tcW w:w="1261" w:type="dxa"/>
            <w:tcBorders>
              <w:top w:val="nil"/>
              <w:left w:val="nil"/>
              <w:bottom w:val="single" w:sz="8" w:space="0" w:color="7F7F7F"/>
              <w:right w:val="nil"/>
            </w:tcBorders>
            <w:shd w:val="clear" w:color="auto" w:fill="auto"/>
            <w:vAlign w:val="center"/>
            <w:hideMark/>
          </w:tcPr>
          <w:p w14:paraId="1E00FFAE" w14:textId="77777777" w:rsidR="00714872" w:rsidRPr="00714872" w:rsidRDefault="00714872" w:rsidP="00714872">
            <w:pPr>
              <w:rPr>
                <w:color w:val="000000"/>
                <w:sz w:val="22"/>
                <w:szCs w:val="22"/>
              </w:rPr>
            </w:pPr>
            <w:r w:rsidRPr="00714872">
              <w:rPr>
                <w:color w:val="000000"/>
                <w:sz w:val="22"/>
                <w:szCs w:val="22"/>
                <w:u w:val="single"/>
              </w:rPr>
              <w:t>BF10</w:t>
            </w:r>
            <w:r w:rsidRPr="00714872">
              <w:rPr>
                <w:color w:val="000000"/>
                <w:sz w:val="22"/>
                <w:szCs w:val="22"/>
                <w:u w:val="single"/>
                <w:vertAlign w:val="subscript"/>
              </w:rPr>
              <w:t xml:space="preserve"> </w:t>
            </w:r>
            <w:r w:rsidRPr="00714872">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75944DE1"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ins w:id="511" w:author="Qi, Zhenghan" w:date="2023-04-29T21:02:00Z">
        <w:r w:rsidR="005937DE">
          <w:t>All p-values</w:t>
        </w:r>
      </w:ins>
      <w:ins w:id="512" w:author="Qi, Zhenghan" w:date="2023-04-29T21:05:00Z">
        <w:r w:rsidR="005937DE">
          <w:t xml:space="preserve"> and BF</w:t>
        </w:r>
        <w:r w:rsidR="005937DE" w:rsidRPr="000F58BE">
          <w:rPr>
            <w:vertAlign w:val="subscript"/>
          </w:rPr>
          <w:t>10</w:t>
        </w:r>
        <w:r w:rsidR="005937DE">
          <w:t xml:space="preserve"> are one-tailed. </w:t>
        </w:r>
      </w:ins>
      <w:ins w:id="513" w:author="Qi, Zhenghan" w:date="2023-04-29T21:42:00Z">
        <w:r w:rsidR="001A23A8">
          <w:t>+ and – signs for each learning measure denotates the hypothes</w:t>
        </w:r>
      </w:ins>
      <w:ins w:id="514" w:author="Qi, Zhenghan" w:date="2023-04-29T21:43:00Z">
        <w:r w:rsidR="001A23A8">
          <w:t>ized directions of correlations.</w:t>
        </w:r>
      </w:ins>
      <w:ins w:id="515" w:author="Qi, Zhenghan" w:date="2023-04-29T21:42:00Z">
        <w:r w:rsidR="001A23A8">
          <w:t xml:space="preserve"> </w:t>
        </w:r>
      </w:ins>
      <w:r w:rsidR="00D337DE" w:rsidRPr="00065484">
        <w:t>RP = rotary pursuit. MT = mirror tracing. ASL = auditory statistical learning. VSL = visual statistical learning. RT = response time.</w:t>
      </w:r>
      <w:ins w:id="516" w:author="Qi, Zhenghan" w:date="2023-04-29T20:49:00Z">
        <w:r w:rsidR="0095378D">
          <w:t xml:space="preserve"> BF = Bayes Factor.</w:t>
        </w:r>
      </w:ins>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3009" cy="2278445"/>
                    </a:xfrm>
                    <a:prstGeom prst="rect">
                      <a:avLst/>
                    </a:prstGeom>
                  </pic:spPr>
                </pic:pic>
              </a:graphicData>
            </a:graphic>
          </wp:inline>
        </w:drawing>
      </w:r>
    </w:p>
    <w:p w14:paraId="0A6F1AAC" w14:textId="76428386"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w:t>
      </w:r>
      <w:r w:rsidR="00BC2A51" w:rsidRPr="00065484">
        <w:lastRenderedPageBreak/>
        <w:t xml:space="preserve">statistical learning accuracy and </w:t>
      </w:r>
      <w:r w:rsidR="00CA11D5" w:rsidRPr="00065484">
        <w:t>untimed word and nonword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288C06D9"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ins w:id="517" w:author="Ola Ozernov-Palchik" w:date="2023-05-05T12:54:00Z">
        <w:r w:rsidR="00DF08F5">
          <w:t xml:space="preserve">skill learning </w:t>
        </w:r>
      </w:ins>
      <w:del w:id="518" w:author="Ola Ozernov-Palchik" w:date="2023-05-05T12:54:00Z">
        <w:r w:rsidR="00975A24" w:rsidRPr="00065484" w:rsidDel="00DF08F5">
          <w:delText xml:space="preserve">procedural learning </w:delText>
        </w:r>
      </w:del>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6FC874D7" w14:textId="1FAD1B32" w:rsidR="0011724B" w:rsidRPr="00065484" w:rsidRDefault="00975A24"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del w:id="519" w:author="Ola Ozernov-Palchik" w:date="2023-05-05T12:55:00Z">
        <w:r w:rsidRPr="00065484" w:rsidDel="00DF08F5">
          <w:delText xml:space="preserve">motor </w:delText>
        </w:r>
      </w:del>
      <w:ins w:id="520" w:author="Ola Ozernov-Palchik" w:date="2023-05-05T12:55:00Z">
        <w:r w:rsidR="00DF08F5">
          <w:t>skill</w:t>
        </w:r>
        <w:r w:rsidR="00DF08F5" w:rsidRPr="00065484">
          <w:t xml:space="preserve"> </w:t>
        </w:r>
      </w:ins>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p>
    <w:p w14:paraId="7CFA9266" w14:textId="08D6C955" w:rsidR="00F62F19" w:rsidRPr="00065484" w:rsidRDefault="0011724B" w:rsidP="003047C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C763BC" w:rsidRPr="00065484">
        <w:t xml:space="preserve"> </w:t>
      </w:r>
      <w:r w:rsidR="00597FF0" w:rsidRPr="00065484">
        <w:t>The statistical learning results further rule out a domain-general procedural learning deficit.</w:t>
      </w:r>
      <w:r w:rsidR="005C452C" w:rsidRPr="00065484">
        <w:t xml:space="preserve"> </w:t>
      </w:r>
      <w:r w:rsidR="00597FF0" w:rsidRPr="00065484">
        <w:t>W</w:t>
      </w:r>
      <w:r w:rsidR="004B7B07" w:rsidRPr="00065484">
        <w:t xml:space="preserve">e found that </w:t>
      </w:r>
      <w:r w:rsidR="005C452C" w:rsidRPr="00065484">
        <w:t xml:space="preserve">dyslexic adults showed </w:t>
      </w:r>
      <w:r w:rsidR="00D337DE" w:rsidRPr="00065484">
        <w:t>an</w:t>
      </w:r>
      <w:r w:rsidR="005C452C" w:rsidRPr="00065484">
        <w:t xml:space="preserve"> impairment in ASL, but intact </w:t>
      </w:r>
      <w:r w:rsidR="004B7B07" w:rsidRPr="00065484">
        <w:t xml:space="preserve">ability in </w:t>
      </w:r>
      <w:r w:rsidR="005C452C" w:rsidRPr="00065484">
        <w:t>VSL</w:t>
      </w:r>
      <w:r w:rsidR="004B7B07" w:rsidRPr="00065484">
        <w:t>.</w:t>
      </w:r>
      <w:r w:rsidR="005C452C" w:rsidRPr="00065484">
        <w:t xml:space="preserve"> </w:t>
      </w:r>
      <w:r w:rsidR="00597FF0" w:rsidRPr="00065484">
        <w:t>Moreover, reading</w:t>
      </w:r>
      <w:r w:rsidR="001213C6" w:rsidRPr="00065484">
        <w:t xml:space="preserve"> skills</w:t>
      </w:r>
      <w:r w:rsidR="00597FF0" w:rsidRPr="00065484">
        <w:t xml:space="preserve">, measured by </w:t>
      </w:r>
      <w:r w:rsidR="00D337DE" w:rsidRPr="00065484">
        <w:t xml:space="preserve">word </w:t>
      </w:r>
      <w:r w:rsidR="00597FF0" w:rsidRPr="00065484">
        <w:t>decoding,</w:t>
      </w:r>
      <w:r w:rsidR="001213C6" w:rsidRPr="00065484">
        <w:t xml:space="preserve"> were </w:t>
      </w:r>
      <w:r w:rsidR="00597FF0" w:rsidRPr="00065484">
        <w:t xml:space="preserve">strongly </w:t>
      </w:r>
      <w:r w:rsidR="001213C6" w:rsidRPr="00065484">
        <w:t xml:space="preserve">associated with ASL but not </w:t>
      </w:r>
      <w:r w:rsidR="00597FF0" w:rsidRPr="00065484">
        <w:t xml:space="preserve">with </w:t>
      </w:r>
      <w:r w:rsidR="001213C6" w:rsidRPr="00065484">
        <w:t xml:space="preserve">VSL, </w:t>
      </w:r>
      <w:del w:id="521" w:author="Qi, Zhenghan" w:date="2023-04-19T23:43:00Z">
        <w:r w:rsidR="001213C6" w:rsidRPr="00065484" w:rsidDel="00A74DA7">
          <w:delText xml:space="preserve">both </w:delText>
        </w:r>
      </w:del>
      <w:r w:rsidR="0039627B" w:rsidRPr="00065484">
        <w:t>across</w:t>
      </w:r>
      <w:r w:rsidR="001213C6" w:rsidRPr="00065484">
        <w:t xml:space="preserve"> the entire sample</w:t>
      </w:r>
      <w:del w:id="522" w:author="Qi, Zhenghan" w:date="2023-04-19T23:43:00Z">
        <w:r w:rsidR="001213C6" w:rsidRPr="00065484" w:rsidDel="00A74DA7">
          <w:delText xml:space="preserve"> and within the dyslexic group</w:delText>
        </w:r>
      </w:del>
      <w:ins w:id="523" w:author="Qi, Zhenghan" w:date="2023-04-19T23:47:00Z">
        <w:r w:rsidR="00A74DA7">
          <w:t>.</w:t>
        </w:r>
      </w:ins>
      <w:ins w:id="524" w:author="Qi, Zhenghan" w:date="2023-04-19T23:44:00Z">
        <w:r w:rsidR="00A74DA7">
          <w:t xml:space="preserve"> </w:t>
        </w:r>
      </w:ins>
      <w:ins w:id="525" w:author="Qi, Zhenghan" w:date="2023-04-19T23:47:00Z">
        <w:r w:rsidR="00A74DA7">
          <w:t>A</w:t>
        </w:r>
      </w:ins>
      <w:ins w:id="526" w:author="Qi, Zhenghan" w:date="2023-04-19T23:44:00Z">
        <w:r w:rsidR="00A74DA7">
          <w:t xml:space="preserve"> similar </w:t>
        </w:r>
      </w:ins>
      <w:ins w:id="527" w:author="Qi, Zhenghan" w:date="2023-04-19T23:47:00Z">
        <w:r w:rsidR="00A74DA7">
          <w:t>relationship</w:t>
        </w:r>
      </w:ins>
      <w:ins w:id="528" w:author="Qi, Zhenghan" w:date="2023-04-19T23:50:00Z">
        <w:r w:rsidR="001A2F4A">
          <w:t xml:space="preserve">, albeit </w:t>
        </w:r>
      </w:ins>
      <w:ins w:id="529" w:author="Qi, Zhenghan" w:date="2023-04-19T23:51:00Z">
        <w:r w:rsidR="001A2F4A">
          <w:t>less robust,</w:t>
        </w:r>
      </w:ins>
      <w:ins w:id="530" w:author="Qi, Zhenghan" w:date="2023-04-19T23:47:00Z">
        <w:r w:rsidR="00A74DA7">
          <w:t xml:space="preserve"> was found </w:t>
        </w:r>
      </w:ins>
      <w:ins w:id="531" w:author="Qi, Zhenghan" w:date="2023-04-19T23:54:00Z">
        <w:r w:rsidR="001A2F4A">
          <w:t>with</w:t>
        </w:r>
      </w:ins>
      <w:ins w:id="532" w:author="Qi, Zhenghan" w:date="2023-04-19T23:44:00Z">
        <w:r w:rsidR="00A74DA7">
          <w:t>in the dyslexic group.</w:t>
        </w:r>
      </w:ins>
      <w:del w:id="533" w:author="Qi, Zhenghan" w:date="2023-04-19T23:44:00Z">
        <w:r w:rsidR="001213C6" w:rsidRPr="00065484" w:rsidDel="00A74DA7">
          <w:delText>.</w:delText>
        </w:r>
      </w:del>
      <w:r w:rsidR="00F62F19" w:rsidRPr="00065484">
        <w:t xml:space="preserve"> </w:t>
      </w:r>
      <w:del w:id="534" w:author="Qi, Zhenghan" w:date="2023-04-19T23:51:00Z">
        <w:r w:rsidR="00F62F19" w:rsidRPr="00065484" w:rsidDel="001A2F4A">
          <w:delText xml:space="preserve">The specificity of </w:delText>
        </w:r>
      </w:del>
      <w:del w:id="535" w:author="Qi, Zhenghan" w:date="2023-04-19T23:45:00Z">
        <w:r w:rsidR="00F62F19" w:rsidRPr="00065484" w:rsidDel="00A74DA7">
          <w:delText xml:space="preserve">the association between reading and </w:delText>
        </w:r>
      </w:del>
      <w:del w:id="536" w:author="Qi, Zhenghan" w:date="2023-04-19T23:51:00Z">
        <w:r w:rsidR="00F62F19" w:rsidRPr="00065484" w:rsidDel="001A2F4A">
          <w:delText>ASL in the dyslexia group</w:delText>
        </w:r>
      </w:del>
      <w:del w:id="537" w:author="Qi, Zhenghan" w:date="2023-04-19T23:45:00Z">
        <w:r w:rsidR="00F62F19" w:rsidRPr="00065484" w:rsidDel="00A74DA7">
          <w:delText>,</w:delText>
        </w:r>
      </w:del>
      <w:del w:id="538" w:author="Qi, Zhenghan" w:date="2023-04-19T23:51:00Z">
        <w:r w:rsidR="00F62F19" w:rsidRPr="00065484" w:rsidDel="001A2F4A">
          <w:delText xml:space="preserve"> </w:delText>
        </w:r>
      </w:del>
      <w:del w:id="539" w:author="Qi, Zhenghan" w:date="2023-04-19T23:45:00Z">
        <w:r w:rsidR="00F62F19" w:rsidRPr="00065484" w:rsidDel="00A74DA7">
          <w:delText xml:space="preserve">but not in typical readers, may </w:delText>
        </w:r>
      </w:del>
      <w:del w:id="540" w:author="Qi, Zhenghan" w:date="2023-04-19T23:51:00Z">
        <w:r w:rsidR="00F62F19" w:rsidRPr="00065484" w:rsidDel="001A2F4A">
          <w:delText xml:space="preserve">suggest underlying low-level learning deficits that impair performance on both ASL </w:delText>
        </w:r>
        <w:r w:rsidR="00D337DE" w:rsidRPr="00065484" w:rsidDel="001A2F4A">
          <w:delText xml:space="preserve">and </w:delText>
        </w:r>
        <w:r w:rsidR="00F62F19" w:rsidRPr="00065484" w:rsidDel="001A2F4A">
          <w:delText>reading.</w:delText>
        </w:r>
        <w:r w:rsidR="00E76F13" w:rsidRPr="00065484" w:rsidDel="001A2F4A">
          <w:delText xml:space="preserve"> </w:delText>
        </w:r>
      </w:del>
      <w:r w:rsidR="005C452C" w:rsidRPr="00065484">
        <w:t xml:space="preserve">These findings </w:t>
      </w:r>
      <w:r w:rsidR="00BB5E3B" w:rsidRPr="00065484">
        <w:t xml:space="preserve">are consistent with the specific link between ASL and reading </w:t>
      </w:r>
      <w:r w:rsidR="00597FF0" w:rsidRPr="00065484">
        <w:t xml:space="preserve">skills </w:t>
      </w:r>
      <w:r w:rsidR="00BB5E3B" w:rsidRPr="00065484">
        <w:t>reported before</w:t>
      </w:r>
      <w:r w:rsidR="005C452C" w:rsidRPr="00065484">
        <w:t xml:space="preserve"> </w:t>
      </w:r>
      <w:r w:rsidR="00BB5E3B" w:rsidRPr="00065484">
        <w:t xml:space="preserve">in </w:t>
      </w:r>
      <w:r w:rsidR="00597FF0" w:rsidRPr="00065484">
        <w:t>neuro</w:t>
      </w:r>
      <w:r w:rsidR="00BB5E3B" w:rsidRPr="00065484">
        <w:t xml:space="preserve">typical adults and children </w:t>
      </w:r>
      <w:r w:rsidR="006E1CEE" w:rsidRPr="00065484">
        <w:fldChar w:fldCharType="begin"/>
      </w:r>
      <w:r w:rsidR="006E1CEE" w:rsidRPr="00065484">
        <w:instrText xml:space="preserve"> ADDIN ZOTERO_ITEM CSL_CITATION {"citationID":"eh167sdy","properties":{"formattedCitation":"(Qi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6E1CEE" w:rsidRPr="00065484">
        <w:fldChar w:fldCharType="separate"/>
      </w:r>
      <w:r w:rsidR="006E1CEE" w:rsidRPr="00065484">
        <w:rPr>
          <w:noProof/>
        </w:rPr>
        <w:t>(Qi et al., 2019)</w:t>
      </w:r>
      <w:r w:rsidR="006E1CEE" w:rsidRPr="00065484">
        <w:fldChar w:fldCharType="end"/>
      </w:r>
      <w:ins w:id="541" w:author="Qi, Zhenghan" w:date="2023-04-19T23:54:00Z">
        <w:r w:rsidR="001A2F4A">
          <w:t xml:space="preserve">. </w:t>
        </w:r>
      </w:ins>
      <w:r w:rsidR="005C3EB7">
        <w:t>The present</w:t>
      </w:r>
      <w:ins w:id="542" w:author="Qi, Zhenghan" w:date="2023-04-19T23:54:00Z">
        <w:r w:rsidR="001A2F4A">
          <w:t xml:space="preserve"> study ex</w:t>
        </w:r>
      </w:ins>
      <w:ins w:id="543" w:author="Qi, Zhenghan" w:date="2023-04-19T23:55:00Z">
        <w:r w:rsidR="001A2F4A">
          <w:t>tends t</w:t>
        </w:r>
      </w:ins>
      <w:ins w:id="544" w:author="Qi, Zhenghan" w:date="2023-04-19T23:54:00Z">
        <w:r w:rsidR="001A2F4A">
          <w:t xml:space="preserve">he relationship between ASL and </w:t>
        </w:r>
      </w:ins>
      <w:ins w:id="545" w:author="Qi, Zhenghan" w:date="2023-04-19T23:55:00Z">
        <w:r w:rsidR="001A2F4A">
          <w:t>reading</w:t>
        </w:r>
      </w:ins>
      <w:ins w:id="546" w:author="Qi, Zhenghan" w:date="2023-04-19T23:54:00Z">
        <w:r w:rsidR="001A2F4A">
          <w:t xml:space="preserve"> </w:t>
        </w:r>
      </w:ins>
      <w:ins w:id="547" w:author="Qi, Zhenghan" w:date="2023-04-19T23:55:00Z">
        <w:r w:rsidR="001A2F4A">
          <w:t>in adults from sentence level to word-level decoding.</w:t>
        </w:r>
      </w:ins>
      <w:ins w:id="548" w:author="Qi, Zhenghan" w:date="2023-04-20T00:09:00Z">
        <w:r w:rsidR="005B5E04">
          <w:t xml:space="preserve"> The complementary findings across </w:t>
        </w:r>
      </w:ins>
      <w:ins w:id="549" w:author="Qi, Zhenghan" w:date="2023-04-20T00:10:00Z">
        <w:r w:rsidR="005B5E04">
          <w:t xml:space="preserve">the online and offline learning measures of ASL in the </w:t>
        </w:r>
      </w:ins>
      <w:ins w:id="550" w:author="Qi, Zhenghan" w:date="2023-04-20T00:08:00Z">
        <w:r w:rsidR="005B5E04">
          <w:t xml:space="preserve">dyslexic </w:t>
        </w:r>
        <w:r w:rsidR="005B5E04">
          <w:lastRenderedPageBreak/>
          <w:t xml:space="preserve">group </w:t>
        </w:r>
      </w:ins>
      <w:ins w:id="551" w:author="Qi, Zhenghan" w:date="2023-04-20T00:05:00Z">
        <w:r w:rsidR="005B5E04">
          <w:t>suggest</w:t>
        </w:r>
      </w:ins>
      <w:ins w:id="552" w:author="Qi, Zhenghan" w:date="2023-04-20T00:14:00Z">
        <w:r w:rsidR="00897771">
          <w:t>ed</w:t>
        </w:r>
      </w:ins>
      <w:ins w:id="553" w:author="Qi, Zhenghan" w:date="2023-04-20T00:05:00Z">
        <w:r w:rsidR="005B5E04">
          <w:t xml:space="preserve"> that </w:t>
        </w:r>
      </w:ins>
      <w:ins w:id="554" w:author="Qi, Zhenghan" w:date="2023-04-20T00:07:00Z">
        <w:r w:rsidR="005B5E04">
          <w:t xml:space="preserve">the </w:t>
        </w:r>
      </w:ins>
      <w:ins w:id="555" w:author="Qi, Zhenghan" w:date="2023-04-20T00:05:00Z">
        <w:r w:rsidR="005B5E04">
          <w:t xml:space="preserve">relationship between ASL and word-level decoding </w:t>
        </w:r>
      </w:ins>
      <w:ins w:id="556" w:author="Qi, Zhenghan" w:date="2023-04-20T00:07:00Z">
        <w:r w:rsidR="005B5E04">
          <w:t xml:space="preserve">might be </w:t>
        </w:r>
      </w:ins>
      <w:ins w:id="557" w:author="Qi, Zhenghan" w:date="2023-04-20T00:12:00Z">
        <w:r w:rsidR="005B5E04">
          <w:t>particularly</w:t>
        </w:r>
      </w:ins>
      <w:ins w:id="558" w:author="Qi, Zhenghan" w:date="2023-04-20T00:07:00Z">
        <w:r w:rsidR="005B5E04">
          <w:t xml:space="preserve"> evident </w:t>
        </w:r>
      </w:ins>
      <w:ins w:id="559" w:author="Qi, Zhenghan" w:date="2023-04-20T00:12:00Z">
        <w:r w:rsidR="005B5E04">
          <w:t xml:space="preserve">for </w:t>
        </w:r>
      </w:ins>
      <w:ins w:id="560" w:author="Qi, Zhenghan" w:date="2023-04-20T00:24:00Z">
        <w:r w:rsidR="009A05D9">
          <w:t xml:space="preserve">cases </w:t>
        </w:r>
      </w:ins>
      <w:ins w:id="561" w:author="Qi, Zhenghan" w:date="2023-04-20T00:25:00Z">
        <w:r w:rsidR="009A05D9">
          <w:t xml:space="preserve">when decoding is </w:t>
        </w:r>
      </w:ins>
      <w:ins w:id="562" w:author="Qi, Zhenghan" w:date="2023-04-20T00:31:00Z">
        <w:r w:rsidR="00C652DC">
          <w:t>effortful and might</w:t>
        </w:r>
      </w:ins>
      <w:ins w:id="563" w:author="Qi, Zhenghan" w:date="2023-04-20T00:25:00Z">
        <w:r w:rsidR="00C652DC">
          <w:t xml:space="preserve"> </w:t>
        </w:r>
      </w:ins>
      <w:ins w:id="564" w:author="Qi, Zhenghan" w:date="2023-04-20T00:31:00Z">
        <w:r w:rsidR="00C652DC">
          <w:t>overly rely</w:t>
        </w:r>
      </w:ins>
      <w:ins w:id="565" w:author="Qi, Zhenghan" w:date="2023-04-20T00:25:00Z">
        <w:r w:rsidR="00C652DC">
          <w:t xml:space="preserve"> on phonological processes</w:t>
        </w:r>
      </w:ins>
      <w:ins w:id="566" w:author="Qi, Zhenghan" w:date="2023-04-20T00:12:00Z">
        <w:r w:rsidR="005B5E04">
          <w:t xml:space="preserve"> </w:t>
        </w:r>
      </w:ins>
      <w:ins w:id="567" w:author="Qi, Zhenghan" w:date="2023-04-20T00:13:00Z">
        <w:r w:rsidR="005B5E04">
          <w:t xml:space="preserve">(e.g., children, dyslexic individuals, and </w:t>
        </w:r>
      </w:ins>
      <w:ins w:id="568" w:author="Qi, Zhenghan" w:date="2023-04-20T00:14:00Z">
        <w:r w:rsidR="005B5E04">
          <w:t>nonword reading</w:t>
        </w:r>
      </w:ins>
      <w:ins w:id="569" w:author="Qi, Zhenghan" w:date="2023-04-20T00:13:00Z">
        <w:r w:rsidR="005B5E04">
          <w:t>)</w:t>
        </w:r>
      </w:ins>
      <w:ins w:id="570" w:author="Qi, Zhenghan" w:date="2023-04-20T00:14:00Z">
        <w:r w:rsidR="00897771">
          <w:t>.</w:t>
        </w:r>
      </w:ins>
      <w:ins w:id="571" w:author="Qi, Zhenghan" w:date="2023-04-20T00:13:00Z">
        <w:r w:rsidR="005B5E04">
          <w:t xml:space="preserve"> </w:t>
        </w:r>
      </w:ins>
      <w:ins w:id="572" w:author="Qi, Zhenghan" w:date="2023-04-20T00:12:00Z">
        <w:r w:rsidR="005B5E04">
          <w:t xml:space="preserve"> </w:t>
        </w:r>
      </w:ins>
      <w:del w:id="573" w:author="Qi, Zhenghan" w:date="2023-04-19T23:46:00Z">
        <w:r w:rsidR="006E1CEE" w:rsidRPr="00065484" w:rsidDel="00A74DA7">
          <w:delText>.</w:delText>
        </w:r>
      </w:del>
    </w:p>
    <w:p w14:paraId="3D5BEC36" w14:textId="24707124" w:rsidR="003047CD" w:rsidRPr="00065484" w:rsidRDefault="00F62F19" w:rsidP="00B306F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ins w:id="574" w:author="Qi, Zhenghan" w:date="2023-04-19T23:51:00Z">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ins>
      <w:ins w:id="575" w:author="Qi, Zhenghan" w:date="2023-04-20T00:14:00Z">
        <w:r w:rsidR="00897771">
          <w:t>implies</w:t>
        </w:r>
      </w:ins>
      <w:ins w:id="576" w:author="Qi, Zhenghan" w:date="2023-04-19T23:51:00Z">
        <w:r w:rsidR="001A2F4A" w:rsidRPr="00065484">
          <w:t xml:space="preserve"> underlying low-level learning deficits that impair performance on both ASL and reading. </w:t>
        </w:r>
      </w:ins>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ins w:id="577" w:author="Ola Ozernov-Palchik" w:date="2023-04-27T12:07:00Z">
        <w:r w:rsidR="00861C3A">
          <w:rPr>
            <w:noProof/>
          </w:rPr>
          <w:t xml:space="preserve"> </w:t>
        </w:r>
        <w:r w:rsidR="00861C3A" w:rsidRPr="00861C3A">
          <w:rPr>
            <w:noProof/>
          </w:rPr>
          <w:t>Gertsovski &amp; Ahissar, 2022</w:t>
        </w:r>
        <w:r w:rsidR="00861C3A">
          <w:rPr>
            <w:noProof/>
          </w:rPr>
          <w:t>;</w:t>
        </w:r>
      </w:ins>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ins w:id="578" w:author="Ola Ozernov-Palchik" w:date="2023-04-27T12:12:00Z">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ins>
    </w:p>
    <w:p w14:paraId="060603AC" w14:textId="107914B8"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because no behavioral difference was found when dyslexic adults were either informed of the </w:t>
      </w:r>
      <w:r w:rsidR="005C3EB7" w:rsidRPr="00065484">
        <w:lastRenderedPageBreak/>
        <w:t xml:space="preserve">embedded statistical patterns prior to learning or became </w:t>
      </w:r>
      <w:commentRangeStart w:id="579"/>
      <w:del w:id="580" w:author="Ola Ozernov-Palchik" w:date="2023-05-04T10:27:00Z">
        <w:r w:rsidR="005C3EB7" w:rsidRPr="00065484" w:rsidDel="006E19BB">
          <w:delText>vaguely</w:delText>
        </w:r>
        <w:commentRangeEnd w:id="579"/>
        <w:r w:rsidR="005C3EB7" w:rsidDel="006E19BB">
          <w:rPr>
            <w:rStyle w:val="CommentReference"/>
          </w:rPr>
          <w:commentReference w:id="579"/>
        </w:r>
        <w:r w:rsidR="005C3EB7" w:rsidRPr="00065484" w:rsidDel="006E19BB">
          <w:delText xml:space="preserve"> </w:delText>
        </w:r>
      </w:del>
      <w:ins w:id="581" w:author="Ola Ozernov-Palchik" w:date="2023-05-04T10:27:00Z">
        <w:r w:rsidR="006E19BB">
          <w:t>partially</w:t>
        </w:r>
        <w:r w:rsidR="006E19BB" w:rsidRPr="00065484">
          <w:t xml:space="preserve"> </w:t>
        </w:r>
      </w:ins>
      <w:r w:rsidR="005C3EB7" w:rsidRPr="00065484">
        <w:t xml:space="preserve">aware of the embedded patterns after learning (Kahta &amp; Schiff, 2016; Sigurdardottir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45E18535"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582" w:author="Ola Ozernov-Palchik" w:date="2023-05-05T22:07:00Z"/>
        </w:rPr>
      </w:pPr>
      <w:r w:rsidRPr="00065484">
        <w:tab/>
      </w:r>
      <w:ins w:id="583" w:author="Ola Ozernov-Palchik" w:date="2023-05-05T22:32:00Z">
        <w:r w:rsidR="00B370B6" w:rsidRPr="00B370B6">
          <w:t xml:space="preserve">Individuals with dyslexia often use compensatory strategies for reading, such as relying on explicit strategies (Ullman and Pullman, 2015; Moojen et al., 2020), visuospatial abilities (Goulandris &amp; Snowling, 1991; Snowling &amp; Hulme, 1989; Bacon &amp; Handley, 2014), and contextual cues (Perfetti &amp; Roth, 1981; Stanovich, 1980; Ben-Dror et al., 1991; Bruck, 1990). In </w:t>
        </w:r>
      </w:ins>
      <w:ins w:id="584" w:author="Ola Ozernov-Palchik" w:date="2023-05-05T22:33:00Z">
        <w:r w:rsidR="00B370B6">
          <w:t>the current</w:t>
        </w:r>
      </w:ins>
      <w:ins w:id="585" w:author="Ola Ozernov-Palchik" w:date="2023-05-05T22:32:00Z">
        <w:r w:rsidR="00B370B6" w:rsidRPr="00B370B6">
          <w:t xml:space="preserve"> study, we found a significant positive relationship between visual statistical learning and phonological awareness, as well as between learning on the </w:t>
        </w:r>
      </w:ins>
      <w:r w:rsidR="00FA39A3">
        <w:t>rotary</w:t>
      </w:r>
      <w:ins w:id="586" w:author="Ola Ozernov-Palchik" w:date="2023-05-05T22:32:00Z">
        <w:r w:rsidR="00B370B6" w:rsidRPr="00B370B6">
          <w:t xml:space="preserve"> pursuit task and word decoding, but only in the dyslexia group. These findings suggest that individuals who had better skill learning on the </w:t>
        </w:r>
      </w:ins>
      <w:r w:rsidR="00FA39A3">
        <w:t>rotary</w:t>
      </w:r>
      <w:ins w:id="587" w:author="Ola Ozernov-Palchik" w:date="2023-05-05T22:32:00Z">
        <w:r w:rsidR="00FA39A3" w:rsidRPr="00B370B6">
          <w:t xml:space="preserve"> </w:t>
        </w:r>
        <w:r w:rsidR="00B370B6" w:rsidRPr="00B370B6">
          <w:t>pursuit task and those with superior visual statistical skills were better able to develop their reading</w:t>
        </w:r>
      </w:ins>
      <w:ins w:id="588" w:author="Ola Ozernov-Palchik" w:date="2023-05-05T22:33:00Z">
        <w:r w:rsidR="00B370B6">
          <w:t>-related</w:t>
        </w:r>
      </w:ins>
      <w:ins w:id="589" w:author="Ola Ozernov-Palchik" w:date="2023-05-05T22:32:00Z">
        <w:r w:rsidR="00B370B6" w:rsidRPr="00B370B6">
          <w:t xml:space="preserve"> abilities (although the directionality of these effects cannot be established). </w:t>
        </w:r>
      </w:ins>
      <w:r w:rsidR="003644D6" w:rsidRPr="003644D6">
        <w:t>These correlations raise the possibility that intact procedural and implicit memory mechanisms are resources for compensatory gains in reading rather than part of the reason for reading difficulty in dyslexia.</w:t>
      </w:r>
      <w:r w:rsidR="003644D6">
        <w:t xml:space="preserve"> </w:t>
      </w:r>
      <w:ins w:id="590" w:author="Ola Ozernov-Palchik" w:date="2023-05-05T22:32:00Z">
        <w:r w:rsidR="00B370B6" w:rsidRPr="00B370B6">
          <w:t>However, as these effects were specific to certain tasks and not others (such as mirror tracing or auditory statistical learning), further research is needed to fully understand the underlying mechanisms of these compensatory pathways.</w:t>
        </w:r>
      </w:ins>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w:t>
      </w:r>
      <w:r w:rsidR="00F62F19" w:rsidRPr="00065484">
        <w:lastRenderedPageBreak/>
        <w:t>decoding skills, which was mediated by phonological awareness (Qi et al., 2019).  Third, our SL measures, despite capturing both online and offline learning, are not sufficient to tease apart learning and retrieval mechanisms. The above-chance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ins w:id="591" w:author="Ola Ozernov-Palchik" w:date="2023-05-08T08:26:00Z">
        <w:r w:rsidRPr="00243FDD">
          <w:rPr>
            <w:rFonts w:ascii="Times New Roman" w:hAnsi="Times New Roman" w:cs="Times New Roman"/>
          </w:rPr>
          <w:t>Bacon, A. M., &amp; Handley, S. J. (2014). Reasoning and dyslexia: A spatial strategy may impede reasoning with visually rich information. British Journal of Psychology, 105(1), 114-131.</w:t>
        </w:r>
      </w:ins>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ins w:id="592" w:author="Ola Ozernov-Palchik" w:date="2023-05-08T08:27:00Z"/>
          <w:rFonts w:ascii="Times New Roman" w:hAnsi="Times New Roman" w:cs="Times New Roman"/>
        </w:rPr>
      </w:pPr>
      <w:ins w:id="593" w:author="Ola Ozernov-Palchik" w:date="2023-05-08T08:26:00Z">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ins>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ins w:id="594" w:author="Ola Ozernov-Palchik" w:date="2023-05-08T08:26:00Z">
        <w:r w:rsidRPr="00243FDD">
          <w:rPr>
            <w:rFonts w:ascii="Times New Roman" w:hAnsi="Times New Roman" w:cs="Times New Roman"/>
          </w:rPr>
          <w:t>Bruck, M. (1990). Word-recognition skills of adults with childhood diagnoses of dyslexia. Developmental Psychology, 26(3), 439-454.</w:t>
        </w:r>
      </w:ins>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ins w:id="595" w:author="Ola Ozernov-Palchik" w:date="2023-05-08T08:26:00Z"/>
          <w:rFonts w:ascii="Times New Roman" w:hAnsi="Times New Roman" w:cs="Times New Roman"/>
        </w:rPr>
      </w:pPr>
      <w:ins w:id="596" w:author="Ola Ozernov-Palchik" w:date="2023-05-08T08:26:00Z">
        <w:r w:rsidRPr="00243FDD">
          <w:rPr>
            <w:rFonts w:ascii="Times New Roman" w:hAnsi="Times New Roman" w:cs="Times New Roman"/>
          </w:rPr>
          <w:t>Giannouli, V., &amp; Pavlidis, G. T. (2014). What can spelling errors tell us about the causes and treatment of dyslexia?. Support for Learning, 29(3), 244-260.</w:t>
        </w:r>
      </w:ins>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ins w:id="597" w:author="Ola Ozernov-Palchik" w:date="2023-05-08T08:26:00Z">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ins>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ins w:id="598" w:author="Ola Ozernov-Palchik" w:date="2023-05-08T08:26:00Z">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ins>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2320F408" w14:textId="77777777" w:rsidR="00766866" w:rsidRDefault="007268D5" w:rsidP="00766866">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1B245345" w14:textId="33EB210F" w:rsidR="00766866" w:rsidRPr="00766866" w:rsidRDefault="00766866" w:rsidP="00766866">
      <w:pPr>
        <w:pStyle w:val="Bibliography"/>
        <w:rPr>
          <w:rFonts w:ascii="Times New Roman" w:hAnsi="Times New Roman" w:cs="Times New Roman"/>
        </w:rPr>
      </w:pPr>
      <w:r w:rsidRPr="00766866">
        <w:rPr>
          <w:rFonts w:ascii="Times New Roman" w:hAnsi="Times New Roman" w:cs="Times New Roman"/>
        </w:rPr>
        <w:t xml:space="preserve">Sanchez Araujo, Y., Nguyen A., Hu A., Georgan W., Kozloff V., &amp; Robbins P. (2020, May 17). An online platform for visual and auditory statistical learning for school-aged children (Version 1.0.0). Zenodo. </w:t>
      </w:r>
      <w:hyperlink r:id="rId18" w:history="1">
        <w:r w:rsidRPr="00766866">
          <w:rPr>
            <w:rFonts w:ascii="Times New Roman" w:hAnsi="Times New Roman" w:cs="Times New Roman"/>
          </w:rPr>
          <w:t>http://doi.org/10.5281/zenodo.3820620</w:t>
        </w:r>
      </w:hyperlink>
      <w:r w:rsidRPr="00766866">
        <w:rPr>
          <w:rFonts w:ascii="Times New Roman" w:hAnsi="Times New Roman" w:cs="Times New Roman"/>
        </w:rPr>
        <w:t xml:space="preserve"> </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ins w:id="599" w:author="Ola Ozernov-Palchik" w:date="2023-05-08T08:26:00Z">
        <w:r w:rsidRPr="00243FDD">
          <w:rPr>
            <w:rFonts w:ascii="Times New Roman" w:hAnsi="Times New Roman" w:cs="Times New Roman"/>
          </w:rPr>
          <w:t>Snowling, M. J., &amp; Hulme, C. (1989). A longitudinal case study of developmental phonological dyslexia. Cognitive Neuropsychology, 6(4), 379-401.</w:t>
        </w:r>
      </w:ins>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ins w:id="600" w:author="Ola Ozernov-Palchik" w:date="2023-05-08T08:26:00Z">
        <w:r w:rsidRPr="00243FDD">
          <w:rPr>
            <w:rFonts w:ascii="Times New Roman" w:hAnsi="Times New Roman" w:cs="Times New Roman"/>
          </w:rPr>
          <w:t>Stanovich, K. E. (1980). Toward an interactive-compensatory model of individual differences in the development of reading fluency. Reading Research Quarterly, 16(1), 32-71.</w:t>
        </w:r>
      </w:ins>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ins w:id="601" w:author="Ola Ozernov-Palchik" w:date="2023-04-27T11:01:00Z"/>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ins w:id="602" w:author="Ola Ozernov-Palchik" w:date="2023-04-27T11:00:00Z">
        <w:r w:rsidRPr="00A74BDE">
          <w:rPr>
            <w:rFonts w:ascii="Times New Roman" w:hAnsi="Times New Roman" w:cs="Times New Roman"/>
            <w:rPrChange w:id="603" w:author="Ola Ozernov-Palchik" w:date="2023-04-27T11:00:00Z">
              <w:rPr>
                <w:lang w:val="en-US"/>
              </w:rPr>
            </w:rPrChange>
          </w:rPr>
          <w:t>Van Der Kleij, S. W., Burgess, A. P., Ricketts, J., &amp; Shapiro, L. R. (2022). From bibliophile to sesquipedalian: modeling the role of reading experience in vocabulary and reading comprehension. Scientific Studies of Reading, 26(6), 514-526.</w:t>
        </w:r>
      </w:ins>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ins w:id="604" w:author="Ola Ozernov-Palchik" w:date="2023-05-08T08:26:00Z"/>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72AECD7A" w:rsidR="00065484" w:rsidRPr="002E45D7" w:rsidRDefault="00065484" w:rsidP="00FA60F1">
            <w:pPr>
              <w:widowControl w:val="0"/>
              <w:pBdr>
                <w:top w:val="nil"/>
                <w:left w:val="nil"/>
                <w:bottom w:val="nil"/>
                <w:right w:val="nil"/>
                <w:between w:val="nil"/>
              </w:pBdr>
            </w:pPr>
            <w:r w:rsidRPr="002E45D7">
              <w:t>40</w:t>
            </w:r>
            <w:ins w:id="605" w:author="Qi, Zhenghan" w:date="2023-04-19T10:33:00Z">
              <w:r w:rsidR="00475953">
                <w:t>0</w:t>
              </w:r>
            </w:ins>
            <w:del w:id="606" w:author="Qi, Zhenghan" w:date="2023-04-19T10:33:00Z">
              <w:r w:rsidRPr="002E45D7" w:rsidDel="00475953">
                <w:delText>8</w:delText>
              </w:r>
            </w:del>
            <w:r w:rsidRPr="002E45D7">
              <w:t>.</w:t>
            </w:r>
            <w:ins w:id="607" w:author="Qi, Zhenghan" w:date="2023-04-19T10:33:00Z">
              <w:r w:rsidR="00475953">
                <w:t>3</w:t>
              </w:r>
            </w:ins>
            <w:del w:id="608" w:author="Qi, Zhenghan" w:date="2023-04-19T10:33:00Z">
              <w:r w:rsidRPr="002E45D7" w:rsidDel="00475953">
                <w:delText>6</w:delText>
              </w:r>
            </w:del>
            <w:r w:rsidRPr="002E45D7">
              <w:t xml:space="preserve"> (102.6)</w:t>
            </w:r>
          </w:p>
        </w:tc>
        <w:tc>
          <w:tcPr>
            <w:tcW w:w="1872" w:type="dxa"/>
            <w:shd w:val="clear" w:color="auto" w:fill="auto"/>
            <w:tcMar>
              <w:top w:w="100" w:type="dxa"/>
              <w:left w:w="100" w:type="dxa"/>
              <w:bottom w:w="100" w:type="dxa"/>
              <w:right w:w="100" w:type="dxa"/>
            </w:tcMar>
          </w:tcPr>
          <w:p w14:paraId="14A0EDA4" w14:textId="5102D709" w:rsidR="00065484" w:rsidRPr="002E45D7" w:rsidRDefault="00065484" w:rsidP="00FA60F1">
            <w:pPr>
              <w:widowControl w:val="0"/>
              <w:pBdr>
                <w:top w:val="nil"/>
                <w:left w:val="nil"/>
                <w:bottom w:val="nil"/>
                <w:right w:val="nil"/>
                <w:between w:val="nil"/>
              </w:pBdr>
            </w:pPr>
            <w:r w:rsidRPr="002E45D7">
              <w:t>0.5</w:t>
            </w:r>
            <w:ins w:id="609" w:author="Qi, Zhenghan" w:date="2023-04-19T10:33:00Z">
              <w:r w:rsidR="00475953">
                <w:t>1</w:t>
              </w:r>
            </w:ins>
            <w:del w:id="610" w:author="Qi, Zhenghan" w:date="2023-04-19T10:33:00Z">
              <w:r w:rsidRPr="002E45D7" w:rsidDel="00475953">
                <w:delText>5</w:delText>
              </w:r>
            </w:del>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1D982F8F" w:rsidR="00065484" w:rsidRPr="002E45D7" w:rsidRDefault="00065484" w:rsidP="00FA60F1">
            <w:pPr>
              <w:widowControl w:val="0"/>
              <w:pBdr>
                <w:top w:val="nil"/>
                <w:left w:val="nil"/>
                <w:bottom w:val="nil"/>
                <w:right w:val="nil"/>
                <w:between w:val="nil"/>
              </w:pBdr>
            </w:pPr>
            <w:r w:rsidRPr="002E45D7">
              <w:t>3</w:t>
            </w:r>
            <w:ins w:id="611" w:author="Qi, Zhenghan" w:date="2023-04-19T10:33:00Z">
              <w:r w:rsidR="00475953">
                <w:t>72</w:t>
              </w:r>
            </w:ins>
            <w:del w:id="612" w:author="Qi, Zhenghan" w:date="2023-04-19T10:33:00Z">
              <w:r w:rsidRPr="002E45D7" w:rsidDel="00475953">
                <w:delText>56</w:delText>
              </w:r>
            </w:del>
            <w:r w:rsidRPr="002E45D7">
              <w:t>.</w:t>
            </w:r>
            <w:ins w:id="613" w:author="Qi, Zhenghan" w:date="2023-04-19T10:33:00Z">
              <w:r w:rsidR="00475953">
                <w:t>8</w:t>
              </w:r>
            </w:ins>
            <w:del w:id="614" w:author="Qi, Zhenghan" w:date="2023-04-19T10:33:00Z">
              <w:r w:rsidRPr="002E45D7" w:rsidDel="00475953">
                <w:delText>0</w:delText>
              </w:r>
            </w:del>
            <w:r w:rsidRPr="002E45D7">
              <w:t xml:space="preserve"> (88.76)</w:t>
            </w:r>
          </w:p>
        </w:tc>
        <w:tc>
          <w:tcPr>
            <w:tcW w:w="1872" w:type="dxa"/>
            <w:shd w:val="clear" w:color="auto" w:fill="auto"/>
            <w:tcMar>
              <w:top w:w="100" w:type="dxa"/>
              <w:left w:w="100" w:type="dxa"/>
              <w:bottom w:w="100" w:type="dxa"/>
              <w:right w:w="100" w:type="dxa"/>
            </w:tcMar>
          </w:tcPr>
          <w:p w14:paraId="238075E3" w14:textId="7B4A473A" w:rsidR="00065484" w:rsidRPr="002E45D7" w:rsidRDefault="00065484" w:rsidP="00FA60F1">
            <w:pPr>
              <w:widowControl w:val="0"/>
              <w:pBdr>
                <w:top w:val="nil"/>
                <w:left w:val="nil"/>
                <w:bottom w:val="nil"/>
                <w:right w:val="nil"/>
                <w:between w:val="nil"/>
              </w:pBdr>
            </w:pPr>
            <w:r w:rsidRPr="002E45D7">
              <w:t>0.</w:t>
            </w:r>
            <w:ins w:id="615" w:author="Qi, Zhenghan" w:date="2023-04-19T10:33:00Z">
              <w:r w:rsidR="00475953">
                <w:t>53</w:t>
              </w:r>
            </w:ins>
            <w:del w:id="616" w:author="Qi, Zhenghan" w:date="2023-04-19T10:33:00Z">
              <w:r w:rsidRPr="002E45D7" w:rsidDel="00475953">
                <w:delText>66</w:delText>
              </w:r>
            </w:del>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63986A65" w:rsidR="001873F3" w:rsidRDefault="00470E69">
      <w:pPr>
        <w:rPr>
          <w:ins w:id="617" w:author="Ola Ozernov-Palchik" w:date="2023-05-03T14:56:00Z"/>
          <w:b/>
        </w:rPr>
      </w:pPr>
      <w:ins w:id="618" w:author="Ola Ozernov-Palchik" w:date="2023-05-03T17:38:00Z">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ins>
      <w:del w:id="619" w:author="Ola Ozernov-Palchik" w:date="2023-05-03T14:55:00Z">
        <w:r w:rsidR="00065484" w:rsidDel="001873F3">
          <w:rPr>
            <w:b/>
          </w:rPr>
          <w:br w:type="page"/>
        </w:r>
      </w:del>
    </w:p>
    <w:p w14:paraId="27DA9FE0" w14:textId="2BC958D6" w:rsidR="001873F3" w:rsidRDefault="00AF1CB7">
      <w:pPr>
        <w:rPr>
          <w:ins w:id="620" w:author="Ola Ozernov-Palchik" w:date="2023-05-03T17:34:00Z"/>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9"/>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rPr>
          <w:ins w:id="621" w:author="Ola Ozernov-Palchik" w:date="2023-05-03T17:34:00Z"/>
        </w:rPr>
      </w:pPr>
      <w:ins w:id="622" w:author="Ola Ozernov-Palchik" w:date="2023-05-03T17:34:00Z">
        <w:r>
          <w:rPr>
            <w:b/>
            <w:bCs/>
          </w:rPr>
          <w:t xml:space="preserve">Supplemental </w:t>
        </w:r>
        <w:r w:rsidRPr="00065484">
          <w:rPr>
            <w:b/>
            <w:bCs/>
          </w:rPr>
          <w:t xml:space="preserve">Figure </w:t>
        </w:r>
      </w:ins>
      <w:ins w:id="623" w:author="Ola Ozernov-Palchik" w:date="2023-05-03T17:35:00Z">
        <w:r>
          <w:rPr>
            <w:b/>
            <w:bCs/>
          </w:rPr>
          <w:t>1</w:t>
        </w:r>
      </w:ins>
      <w:ins w:id="624" w:author="Ola Ozernov-Palchik" w:date="2023-05-03T17:34:00Z">
        <w:r w:rsidRPr="00065484">
          <w:rPr>
            <w:b/>
            <w:bCs/>
          </w:rPr>
          <w:t xml:space="preserve">. </w:t>
        </w:r>
        <w:r w:rsidRPr="00065484">
          <w:t xml:space="preserve">Relationships between </w:t>
        </w:r>
      </w:ins>
      <w:ins w:id="625" w:author="Ola Ozernov-Palchik" w:date="2023-05-03T17:35:00Z">
        <w:r>
          <w:t>procedural</w:t>
        </w:r>
      </w:ins>
      <w:ins w:id="626" w:author="Ola Ozernov-Palchik" w:date="2023-05-03T17:34:00Z">
        <w:r w:rsidRPr="00065484">
          <w:t xml:space="preserve"> learning and </w:t>
        </w:r>
      </w:ins>
      <w:ins w:id="627" w:author="Ola Ozernov-Palchik" w:date="2023-05-03T17:35:00Z">
        <w:r>
          <w:t>decoding skills</w:t>
        </w:r>
      </w:ins>
      <w:ins w:id="628" w:author="Ola Ozernov-Palchik" w:date="2023-05-03T17:37:00Z">
        <w:r w:rsidR="00470E69">
          <w:t xml:space="preserve"> across all </w:t>
        </w:r>
      </w:ins>
      <w:ins w:id="629" w:author="Ola Ozernov-Palchik" w:date="2023-05-03T17:38:00Z">
        <w:r w:rsidR="00470E69">
          <w:t xml:space="preserve">participants and by group. </w:t>
        </w:r>
      </w:ins>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630" w:author="Ola Ozernov-Palchik" w:date="2023-05-03T14:56:00Z"/>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ins w:id="631" w:author="Ola Ozernov-Palchik" w:date="2023-04-25T14:26:00Z"/>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rPr>
                <w:ins w:id="632" w:author="Ola Ozernov-Palchik" w:date="2023-04-25T14:26:00Z"/>
              </w:rP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rPr>
                <w:ins w:id="633" w:author="Ola Ozernov-Palchik" w:date="2023-04-25T14:26:00Z"/>
              </w:rPr>
            </w:pPr>
            <w:ins w:id="634" w:author="Ola Ozernov-Palchik" w:date="2023-04-25T14:26:00Z">
              <w:r>
                <w:t xml:space="preserve">Frequency (% of </w:t>
              </w:r>
            </w:ins>
            <w:ins w:id="635" w:author="Ola Ozernov-Palchik" w:date="2023-04-25T14:27:00Z">
              <w:r>
                <w:t xml:space="preserve">total in </w:t>
              </w:r>
            </w:ins>
            <w:ins w:id="636" w:author="Ola Ozernov-Palchik" w:date="2023-04-25T14:26:00Z">
              <w:r>
                <w:t>each group)</w:t>
              </w:r>
            </w:ins>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7C31062D" w:rsidR="00065484" w:rsidRPr="002E45D7" w:rsidRDefault="00065484" w:rsidP="00FA60F1">
            <w:pPr>
              <w:widowControl w:val="0"/>
              <w:pBdr>
                <w:top w:val="nil"/>
                <w:left w:val="nil"/>
                <w:bottom w:val="nil"/>
                <w:right w:val="nil"/>
                <w:between w:val="nil"/>
              </w:pBdr>
            </w:pPr>
            <w:r w:rsidRPr="002E45D7">
              <w:t>Rac</w:t>
            </w:r>
            <w:ins w:id="637" w:author="Ola Ozernov-Palchik" w:date="2023-04-25T14:24:00Z">
              <w:r w:rsidR="00A276DE">
                <w:t>ial Group</w:t>
              </w:r>
              <w:r w:rsidR="00587482">
                <w:t>s</w:t>
              </w:r>
            </w:ins>
            <w:del w:id="638" w:author="Ola Ozernov-Palchik" w:date="2023-04-25T14:24:00Z">
              <w:r w:rsidRPr="002E45D7" w:rsidDel="00A276DE">
                <w:delText>e</w:delText>
              </w:r>
            </w:del>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ins w:id="639" w:author="Ola Ozernov-Palchik" w:date="2023-04-25T14:25:00Z">
              <w:r w:rsidR="00587482">
                <w:t xml:space="preserve"> (in dollars per year)</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ins w:id="640" w:author="Ola Ozernov-Palchik" w:date="2023-04-25T14:25:00Z">
              <w:r w:rsidR="00587482">
                <w:t xml:space="preserve"> </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0" w:author="Qi, Zhenghan" w:date="2023-04-29T23:07:00Z" w:initials="QZ">
    <w:p w14:paraId="4E9C0C10" w14:textId="77777777" w:rsidR="00B9087D" w:rsidRDefault="00B9087D" w:rsidP="005D3529">
      <w:r>
        <w:rPr>
          <w:rStyle w:val="CommentReference"/>
        </w:rPr>
        <w:annotationRef/>
      </w:r>
      <w:r>
        <w:rPr>
          <w:rFonts w:ascii="Arial" w:eastAsia="SimSun" w:hAnsi="Arial" w:cs="Arial"/>
          <w:color w:val="000000"/>
          <w:sz w:val="20"/>
          <w:szCs w:val="20"/>
          <w:lang w:val="en"/>
        </w:rPr>
        <w:t>This needs to be changed!!</w:t>
      </w:r>
    </w:p>
  </w:comment>
  <w:comment w:id="579" w:author="John D. E. Gabrieli" w:date="2023-04-29T12:16:00Z" w:initials="JDEG">
    <w:p w14:paraId="166CFAE7" w14:textId="6C8171BD" w:rsidR="005C3EB7" w:rsidRDefault="005C3EB7" w:rsidP="005C3EB7">
      <w:r>
        <w:rPr>
          <w:rStyle w:val="CommentReference"/>
        </w:rPr>
        <w:annotationRef/>
      </w:r>
      <w:r>
        <w:rPr>
          <w:color w:val="000000"/>
          <w:sz w:val="20"/>
          <w:szCs w:val="20"/>
        </w:rPr>
        <w:t>Does “vaguely” mean “partially”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C0C10" w15:done="0"/>
  <w15:commentEx w15:paraId="166CF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821BF" w16cex:dateUtc="2023-04-30T03:07:00Z"/>
  <w16cex:commentExtensible w16cex:durableId="27F78924" w16cex:dateUtc="2023-04-29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C0C10" w16cid:durableId="27F821BF"/>
  <w16cid:commentId w16cid:paraId="166CFAE7" w16cid:durableId="27F78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DB131" w14:textId="77777777" w:rsidR="00AA5471" w:rsidRDefault="00AA5471">
      <w:r>
        <w:separator/>
      </w:r>
    </w:p>
  </w:endnote>
  <w:endnote w:type="continuationSeparator" w:id="0">
    <w:p w14:paraId="64E04233" w14:textId="77777777" w:rsidR="00AA5471" w:rsidRDefault="00AA5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24" w:author="Ola Ozernov-Palchik" w:date="2023-04-27T11:06:00Z"/>
  <w:sdt>
    <w:sdtPr>
      <w:rPr>
        <w:rStyle w:val="PageNumber"/>
      </w:rPr>
      <w:id w:val="418989950"/>
      <w:docPartObj>
        <w:docPartGallery w:val="Page Numbers (Bottom of Page)"/>
        <w:docPartUnique/>
      </w:docPartObj>
    </w:sdtPr>
    <w:sdtEndPr>
      <w:rPr>
        <w:rStyle w:val="PageNumber"/>
      </w:rPr>
    </w:sdtEndPr>
    <w:sdtContent>
      <w:customXmlInsRangeEnd w:id="424"/>
      <w:p w14:paraId="783237D6" w14:textId="273DE4BB" w:rsidR="00A77A9C" w:rsidRDefault="00A77A9C" w:rsidP="00BD6B13">
        <w:pPr>
          <w:pStyle w:val="Footer"/>
          <w:framePr w:wrap="none" w:vAnchor="text" w:hAnchor="margin" w:xAlign="right" w:y="1"/>
          <w:rPr>
            <w:ins w:id="425" w:author="Ola Ozernov-Palchik" w:date="2023-04-27T11:06:00Z"/>
            <w:rStyle w:val="PageNumber"/>
          </w:rPr>
        </w:pPr>
        <w:ins w:id="426" w:author="Ola Ozernov-Palchik" w:date="2023-04-27T11:06:00Z">
          <w:r>
            <w:rPr>
              <w:rStyle w:val="PageNumber"/>
            </w:rPr>
            <w:fldChar w:fldCharType="begin"/>
          </w:r>
          <w:r>
            <w:rPr>
              <w:rStyle w:val="PageNumber"/>
            </w:rPr>
            <w:instrText xml:space="preserve"> PAGE </w:instrText>
          </w:r>
          <w:r>
            <w:rPr>
              <w:rStyle w:val="PageNumber"/>
            </w:rPr>
            <w:fldChar w:fldCharType="end"/>
          </w:r>
        </w:ins>
      </w:p>
      <w:customXmlInsRangeStart w:id="427" w:author="Ola Ozernov-Palchik" w:date="2023-04-27T11:06:00Z"/>
    </w:sdtContent>
  </w:sdt>
  <w:customXmlInsRangeEnd w:id="427"/>
  <w:p w14:paraId="1BB62C0D" w14:textId="77777777" w:rsidR="00A77A9C" w:rsidRDefault="00A77A9C">
    <w:pPr>
      <w:pStyle w:val="Footer"/>
      <w:ind w:right="360"/>
      <w:pPrChange w:id="428" w:author="Ola Ozernov-Palchik" w:date="2023-04-27T11: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pPr>
      <w:ind w:right="360"/>
      <w:pPrChange w:id="429" w:author="Ola Ozernov-Palchik" w:date="2023-04-27T11:0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E7A61" w14:textId="77777777" w:rsidR="00AA5471" w:rsidRDefault="00AA5471">
      <w:r>
        <w:separator/>
      </w:r>
    </w:p>
  </w:footnote>
  <w:footnote w:type="continuationSeparator" w:id="0">
    <w:p w14:paraId="4AC735BE" w14:textId="77777777" w:rsidR="00AA5471" w:rsidRDefault="00AA5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 Zhenghan">
    <w15:presenceInfo w15:providerId="AD" w15:userId="S::z.qi@northeastern.edu::d24161c3-074a-43b9-901a-3e6961dac512"/>
  </w15:person>
  <w15:person w15:author="John D. E. Gabrieli">
    <w15:presenceInfo w15:providerId="AD" w15:userId="S::gabrieli@mit.edu::0a194f34-ce81-475b-a0df-439ec137e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77880"/>
    <w:rsid w:val="000871F2"/>
    <w:rsid w:val="000A2A88"/>
    <w:rsid w:val="000A4C5F"/>
    <w:rsid w:val="000A6120"/>
    <w:rsid w:val="000A61C1"/>
    <w:rsid w:val="000A6997"/>
    <w:rsid w:val="000B0C1A"/>
    <w:rsid w:val="000B4F38"/>
    <w:rsid w:val="000C422E"/>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6E7E"/>
    <w:rsid w:val="0033525B"/>
    <w:rsid w:val="00336391"/>
    <w:rsid w:val="00336D82"/>
    <w:rsid w:val="0034181C"/>
    <w:rsid w:val="003530F5"/>
    <w:rsid w:val="00353508"/>
    <w:rsid w:val="003565B9"/>
    <w:rsid w:val="003604AD"/>
    <w:rsid w:val="003644D6"/>
    <w:rsid w:val="00366D05"/>
    <w:rsid w:val="003742B9"/>
    <w:rsid w:val="003950D0"/>
    <w:rsid w:val="00395AF4"/>
    <w:rsid w:val="00395C15"/>
    <w:rsid w:val="00395CC2"/>
    <w:rsid w:val="0039627B"/>
    <w:rsid w:val="0039711F"/>
    <w:rsid w:val="003A0BF7"/>
    <w:rsid w:val="003A26DD"/>
    <w:rsid w:val="003A541C"/>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43C0"/>
    <w:rsid w:val="00565192"/>
    <w:rsid w:val="005702E1"/>
    <w:rsid w:val="005763FF"/>
    <w:rsid w:val="00580074"/>
    <w:rsid w:val="00587482"/>
    <w:rsid w:val="005937DE"/>
    <w:rsid w:val="00593CF7"/>
    <w:rsid w:val="00593ED9"/>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14872"/>
    <w:rsid w:val="00717AE6"/>
    <w:rsid w:val="007204B3"/>
    <w:rsid w:val="007268D5"/>
    <w:rsid w:val="00727FDA"/>
    <w:rsid w:val="007346A7"/>
    <w:rsid w:val="00735FAB"/>
    <w:rsid w:val="00737272"/>
    <w:rsid w:val="007418A6"/>
    <w:rsid w:val="0074340C"/>
    <w:rsid w:val="00745D0A"/>
    <w:rsid w:val="00745F7B"/>
    <w:rsid w:val="00746AB0"/>
    <w:rsid w:val="00747CE2"/>
    <w:rsid w:val="00752763"/>
    <w:rsid w:val="00756CF1"/>
    <w:rsid w:val="00766866"/>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5167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A5471"/>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967"/>
    <w:rsid w:val="00BB13EE"/>
    <w:rsid w:val="00BB214B"/>
    <w:rsid w:val="00BB339D"/>
    <w:rsid w:val="00BB5E3B"/>
    <w:rsid w:val="00BB6FB8"/>
    <w:rsid w:val="00BC124E"/>
    <w:rsid w:val="00BC1D6F"/>
    <w:rsid w:val="00BC2A51"/>
    <w:rsid w:val="00BC37AF"/>
    <w:rsid w:val="00BC7078"/>
    <w:rsid w:val="00BD09BF"/>
    <w:rsid w:val="00BE1502"/>
    <w:rsid w:val="00BE6697"/>
    <w:rsid w:val="00BF42B4"/>
    <w:rsid w:val="00BF4370"/>
    <w:rsid w:val="00BF7A76"/>
    <w:rsid w:val="00C03082"/>
    <w:rsid w:val="00C03355"/>
    <w:rsid w:val="00C0353A"/>
    <w:rsid w:val="00C05666"/>
    <w:rsid w:val="00C11959"/>
    <w:rsid w:val="00C121C4"/>
    <w:rsid w:val="00C123DB"/>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644"/>
    <w:rsid w:val="00CF7691"/>
    <w:rsid w:val="00D015F9"/>
    <w:rsid w:val="00D02B2B"/>
    <w:rsid w:val="00D06529"/>
    <w:rsid w:val="00D07420"/>
    <w:rsid w:val="00D10D79"/>
    <w:rsid w:val="00D11349"/>
    <w:rsid w:val="00D1641B"/>
    <w:rsid w:val="00D1644B"/>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B3C9A"/>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37823"/>
    <w:rsid w:val="00E407D3"/>
    <w:rsid w:val="00E41997"/>
    <w:rsid w:val="00E42ABB"/>
    <w:rsid w:val="00E430AD"/>
    <w:rsid w:val="00E45FBD"/>
    <w:rsid w:val="00E4686A"/>
    <w:rsid w:val="00E473F0"/>
    <w:rsid w:val="00E52F1B"/>
    <w:rsid w:val="00E56D0C"/>
    <w:rsid w:val="00E67BEF"/>
    <w:rsid w:val="00E750A2"/>
    <w:rsid w:val="00E76F13"/>
    <w:rsid w:val="00E814C8"/>
    <w:rsid w:val="00E815EB"/>
    <w:rsid w:val="00E82C53"/>
    <w:rsid w:val="00E876D4"/>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0BBA"/>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2FD7"/>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477F"/>
    <w:rsid w:val="00FD0577"/>
    <w:rsid w:val="00FD267A"/>
    <w:rsid w:val="00FD3836"/>
    <w:rsid w:val="00FD3A07"/>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83302518">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01826220">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doi.org/10.5281/zenodo.3820620"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27400</Words>
  <Characters>156185</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5</cp:revision>
  <dcterms:created xsi:type="dcterms:W3CDTF">2023-05-08T13:39:00Z</dcterms:created>
  <dcterms:modified xsi:type="dcterms:W3CDTF">2023-05-08T14:30:00Z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